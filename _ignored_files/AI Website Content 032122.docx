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4E047" w14:textId="77777777" w:rsidR="00B90747" w:rsidRDefault="00A65500">
      <w:r>
        <w:rPr>
          <w:noProof/>
        </w:rPr>
        <w:drawing>
          <wp:inline distT="114300" distB="114300" distL="114300" distR="114300" wp14:anchorId="1383B6A3" wp14:editId="3F02401D">
            <wp:extent cx="1727395" cy="174783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27395" cy="1747838"/>
                    </a:xfrm>
                    <a:prstGeom prst="rect">
                      <a:avLst/>
                    </a:prstGeom>
                    <a:ln/>
                  </pic:spPr>
                </pic:pic>
              </a:graphicData>
            </a:graphic>
          </wp:inline>
        </w:drawing>
      </w:r>
    </w:p>
    <w:p w14:paraId="77CCDDC7" w14:textId="77777777" w:rsidR="00B90747" w:rsidRDefault="00B90747"/>
    <w:p w14:paraId="09652145" w14:textId="39024BA0" w:rsidR="00B90747" w:rsidRDefault="00A65500">
      <w:pPr>
        <w:pStyle w:val="Heading1"/>
        <w:rPr>
          <w:ins w:id="0" w:author="Fastman, Brandon" w:date="2022-03-21T16:54:00Z"/>
        </w:rPr>
      </w:pPr>
      <w:bookmarkStart w:id="1" w:name="_4snso1w9q8jz" w:colFirst="0" w:colLast="0"/>
      <w:bookmarkEnd w:id="1"/>
      <w:commentRangeStart w:id="2"/>
      <w:r>
        <w:t>Best Practices PAGE</w:t>
      </w:r>
      <w:commentRangeEnd w:id="2"/>
      <w:r>
        <w:commentReference w:id="2"/>
      </w:r>
      <w:ins w:id="3" w:author="Fastman, Brandon" w:date="2022-03-17T15:23:00Z">
        <w:r w:rsidR="00971307">
          <w:t xml:space="preserve"> </w:t>
        </w:r>
      </w:ins>
    </w:p>
    <w:p w14:paraId="281BFDB0" w14:textId="43EB4153" w:rsidR="00E418F8" w:rsidRPr="00E418F8" w:rsidRDefault="001F2BBD" w:rsidP="00E418F8">
      <w:pPr>
        <w:pPrChange w:id="4" w:author="Fastman, Brandon" w:date="2022-03-21T16:54:00Z">
          <w:pPr>
            <w:pStyle w:val="Heading1"/>
          </w:pPr>
        </w:pPrChange>
      </w:pPr>
      <w:ins w:id="5" w:author="Fastman, Brandon" w:date="2022-03-21T16:54:00Z">
        <w:r>
          <w:t xml:space="preserve">Like any technology, AI can be helpful, harmful, or </w:t>
        </w:r>
      </w:ins>
      <w:ins w:id="6" w:author="Fastman, Brandon" w:date="2022-03-21T16:55:00Z">
        <w:r w:rsidR="006C2B42">
          <w:t>ineffectual</w:t>
        </w:r>
      </w:ins>
      <w:ins w:id="7" w:author="Fastman, Brandon" w:date="2022-03-21T16:54:00Z">
        <w:r w:rsidR="00254E0C">
          <w:t>.</w:t>
        </w:r>
      </w:ins>
      <w:ins w:id="8" w:author="Fastman, Brandon" w:date="2022-03-21T16:55:00Z">
        <w:r w:rsidR="000E6F80">
          <w:t xml:space="preserve"> The</w:t>
        </w:r>
      </w:ins>
      <w:ins w:id="9" w:author="Fastman, Brandon" w:date="2022-03-21T16:56:00Z">
        <w:r w:rsidR="000E6F80">
          <w:t xml:space="preserve"> CMS</w:t>
        </w:r>
      </w:ins>
      <w:ins w:id="10" w:author="Fastman, Brandon" w:date="2022-03-21T16:57:00Z">
        <w:r w:rsidR="00A943EF">
          <w:t xml:space="preserve"> AI</w:t>
        </w:r>
      </w:ins>
      <w:ins w:id="11" w:author="Fastman, Brandon" w:date="2022-03-21T16:56:00Z">
        <w:r w:rsidR="000E6F80">
          <w:t xml:space="preserve"> Playbook shares best practices for </w:t>
        </w:r>
        <w:r w:rsidR="00A943EF">
          <w:t>apply</w:t>
        </w:r>
      </w:ins>
      <w:ins w:id="12" w:author="Fastman, Brandon" w:date="2022-03-21T17:01:00Z">
        <w:r w:rsidR="00367C86">
          <w:t>ing</w:t>
        </w:r>
      </w:ins>
      <w:ins w:id="13" w:author="Fastman, Brandon" w:date="2022-03-21T16:56:00Z">
        <w:r w:rsidR="00A943EF">
          <w:t xml:space="preserve"> AI </w:t>
        </w:r>
      </w:ins>
      <w:ins w:id="14" w:author="Fastman, Brandon" w:date="2022-03-21T17:02:00Z">
        <w:r w:rsidR="00FD2552">
          <w:t>to ensure that CMS stakeholder needs are met</w:t>
        </w:r>
      </w:ins>
      <w:ins w:id="15" w:author="Fastman, Brandon" w:date="2022-03-21T16:56:00Z">
        <w:r w:rsidR="00A943EF">
          <w:t>. The HH</w:t>
        </w:r>
      </w:ins>
      <w:ins w:id="16" w:author="Fastman, Brandon" w:date="2022-03-21T16:57:00Z">
        <w:r w:rsidR="00A943EF">
          <w:t xml:space="preserve">S </w:t>
        </w:r>
      </w:ins>
      <w:ins w:id="17" w:author="Fastman, Brandon" w:date="2022-03-21T16:58:00Z">
        <w:r w:rsidR="00222E4C">
          <w:t xml:space="preserve">Trustworthy </w:t>
        </w:r>
      </w:ins>
      <w:ins w:id="18" w:author="Fastman, Brandon" w:date="2022-03-21T16:57:00Z">
        <w:r w:rsidR="00A943EF">
          <w:t xml:space="preserve">AI </w:t>
        </w:r>
        <w:r w:rsidR="00B86DD2">
          <w:t>Playbook</w:t>
        </w:r>
      </w:ins>
      <w:ins w:id="19" w:author="Fastman, Brandon" w:date="2022-03-21T16:59:00Z">
        <w:r w:rsidR="007211EE">
          <w:t xml:space="preserve"> explains how </w:t>
        </w:r>
      </w:ins>
      <w:ins w:id="20" w:author="Fastman, Brandon" w:date="2022-03-21T17:00:00Z">
        <w:r w:rsidR="00425539">
          <w:t xml:space="preserve">agencies across the department can derive maximum value </w:t>
        </w:r>
        <w:r w:rsidR="006C4371">
          <w:t>from AI while mitigating risks.</w:t>
        </w:r>
      </w:ins>
    </w:p>
    <w:p w14:paraId="07B9FEDB" w14:textId="77777777" w:rsidR="00B90747" w:rsidRDefault="00A65500">
      <w:r>
        <w:t xml:space="preserve">For landing Page: </w:t>
      </w:r>
    </w:p>
    <w:p w14:paraId="0572C02C" w14:textId="29CCC5AB" w:rsidR="00B90747" w:rsidRDefault="00A65500">
      <w:pPr>
        <w:rPr>
          <w:ins w:id="21" w:author="Fastman, Brandon" w:date="2022-03-16T11:19:00Z"/>
        </w:rPr>
      </w:pPr>
      <w:r>
        <w:t xml:space="preserve">What is the page about? A blurb about each </w:t>
      </w:r>
      <w:proofErr w:type="spellStart"/>
      <w:r>
        <w:t>sublink</w:t>
      </w:r>
      <w:proofErr w:type="spellEnd"/>
      <w:r>
        <w:t>.</w:t>
      </w:r>
      <w:ins w:id="22" w:author="Fastman, Brandon" w:date="2022-03-17T15:22:00Z">
        <w:r w:rsidR="00607CCB">
          <w:t xml:space="preserve"> </w:t>
        </w:r>
      </w:ins>
    </w:p>
    <w:p w14:paraId="7BF6EA62" w14:textId="291BF883" w:rsidR="00313C6E" w:rsidRDefault="00313C6E">
      <w:pPr>
        <w:rPr>
          <w:ins w:id="23" w:author="Fastman, Brandon" w:date="2022-03-16T11:19:00Z"/>
        </w:rPr>
      </w:pPr>
    </w:p>
    <w:p w14:paraId="026B46AC" w14:textId="107792D3" w:rsidR="003E6302" w:rsidRPr="00911ECC" w:rsidRDefault="003E6302" w:rsidP="003E6302">
      <w:pPr>
        <w:pStyle w:val="NormalWeb"/>
        <w:shd w:val="clear" w:color="auto" w:fill="FFFFFF"/>
        <w:spacing w:before="150" w:beforeAutospacing="0" w:after="0" w:afterAutospacing="0"/>
        <w:rPr>
          <w:ins w:id="24" w:author="Fastman, Brandon" w:date="2022-03-16T11:25:00Z"/>
          <w:rFonts w:ascii="Arial" w:hAnsi="Arial" w:cs="Arial"/>
          <w:color w:val="172B4D"/>
          <w:rPrChange w:id="25" w:author="Fastman, Brandon" w:date="2022-03-16T11:25:00Z">
            <w:rPr>
              <w:ins w:id="26" w:author="Fastman, Brandon" w:date="2022-03-16T11:25:00Z"/>
              <w:rFonts w:ascii="Segoe UI" w:hAnsi="Segoe UI" w:cs="Segoe UI"/>
              <w:color w:val="172B4D"/>
              <w:sz w:val="21"/>
              <w:szCs w:val="21"/>
            </w:rPr>
          </w:rPrChange>
        </w:rPr>
      </w:pPr>
      <w:ins w:id="27" w:author="Fastman, Brandon" w:date="2022-03-16T11:25:00Z">
        <w:r w:rsidRPr="00911ECC">
          <w:rPr>
            <w:rFonts w:ascii="Arial" w:hAnsi="Arial" w:cs="Arial"/>
            <w:color w:val="172B4D"/>
            <w:rPrChange w:id="28" w:author="Fastman, Brandon" w:date="2022-03-16T11:25:00Z">
              <w:rPr>
                <w:rFonts w:ascii="Segoe UI" w:hAnsi="Segoe UI" w:cs="Segoe UI"/>
                <w:color w:val="172B4D"/>
                <w:sz w:val="21"/>
                <w:szCs w:val="21"/>
              </w:rPr>
            </w:rPrChange>
          </w:rPr>
          <w:t xml:space="preserve">At CMS, AI </w:t>
        </w:r>
        <w:r w:rsidR="007018DF">
          <w:rPr>
            <w:rFonts w:ascii="Arial" w:hAnsi="Arial" w:cs="Arial"/>
            <w:color w:val="172B4D"/>
          </w:rPr>
          <w:t>has</w:t>
        </w:r>
        <w:r w:rsidRPr="00911ECC">
          <w:rPr>
            <w:rFonts w:ascii="Arial" w:hAnsi="Arial" w:cs="Arial"/>
            <w:color w:val="172B4D"/>
            <w:rPrChange w:id="29" w:author="Fastman, Brandon" w:date="2022-03-16T11:25:00Z">
              <w:rPr>
                <w:rFonts w:ascii="Segoe UI" w:hAnsi="Segoe UI" w:cs="Segoe UI"/>
                <w:color w:val="172B4D"/>
                <w:sz w:val="21"/>
                <w:szCs w:val="21"/>
              </w:rPr>
            </w:rPrChange>
          </w:rPr>
          <w:t xml:space="preserve"> the power to reshape the way we use data to make decisions. In fact, there is no better place to implement AI technology. AI is driven by data, and CMS is an extremely data-rich agency. There are nearly 150 million Americans enrolled in Medicare, Medicaid, and the Child Health Insurance Program. We house patient and provider claims, enrollments, and medical records, along with internal data such as budget documents and contractor data. </w:t>
        </w:r>
      </w:ins>
    </w:p>
    <w:p w14:paraId="6882E7BC" w14:textId="77777777" w:rsidR="003E6302" w:rsidRPr="00911ECC" w:rsidRDefault="003E6302" w:rsidP="003E6302">
      <w:pPr>
        <w:pStyle w:val="NormalWeb"/>
        <w:shd w:val="clear" w:color="auto" w:fill="FFFFFF"/>
        <w:spacing w:before="150" w:beforeAutospacing="0" w:after="0" w:afterAutospacing="0"/>
        <w:rPr>
          <w:ins w:id="30" w:author="Fastman, Brandon" w:date="2022-03-16T11:25:00Z"/>
          <w:rFonts w:ascii="Arial" w:hAnsi="Arial" w:cs="Arial"/>
          <w:color w:val="172B4D"/>
          <w:rPrChange w:id="31" w:author="Fastman, Brandon" w:date="2022-03-16T11:25:00Z">
            <w:rPr>
              <w:ins w:id="32" w:author="Fastman, Brandon" w:date="2022-03-16T11:25:00Z"/>
              <w:rFonts w:ascii="Segoe UI" w:hAnsi="Segoe UI" w:cs="Segoe UI"/>
              <w:color w:val="172B4D"/>
              <w:sz w:val="21"/>
              <w:szCs w:val="21"/>
            </w:rPr>
          </w:rPrChange>
        </w:rPr>
      </w:pPr>
      <w:ins w:id="33" w:author="Fastman, Brandon" w:date="2022-03-16T11:25:00Z">
        <w:r w:rsidRPr="00911ECC">
          <w:rPr>
            <w:rFonts w:ascii="Arial" w:hAnsi="Arial" w:cs="Arial"/>
            <w:color w:val="172B4D"/>
            <w:rPrChange w:id="34" w:author="Fastman, Brandon" w:date="2022-03-16T11:25:00Z">
              <w:rPr>
                <w:rFonts w:ascii="Segoe UI" w:hAnsi="Segoe UI" w:cs="Segoe UI"/>
                <w:color w:val="172B4D"/>
                <w:sz w:val="21"/>
                <w:szCs w:val="21"/>
              </w:rPr>
            </w:rPrChange>
          </w:rPr>
          <w:t>AI can find patterns in this data that may not be accessible via manual methods of analysis, either because it would take too long or because a human can only process so much information at once. Aside from sorting the data, AI can help us to learn from it. Further, AI can automate labor-intensive manual processes, find operational efficiencies, provide insights from information, make predictions, identify disparities, and reveal new ways of solving problems. </w:t>
        </w:r>
      </w:ins>
    </w:p>
    <w:p w14:paraId="3FB495FB" w14:textId="659D6C48" w:rsidR="00FC0122" w:rsidRDefault="003E6302" w:rsidP="003E6302">
      <w:pPr>
        <w:pStyle w:val="NormalWeb"/>
        <w:shd w:val="clear" w:color="auto" w:fill="FFFFFF"/>
        <w:spacing w:before="150" w:beforeAutospacing="0" w:after="0" w:afterAutospacing="0"/>
        <w:rPr>
          <w:ins w:id="35" w:author="Fastman, Brandon" w:date="2022-03-16T11:27:00Z"/>
          <w:rFonts w:ascii="Arial" w:hAnsi="Arial" w:cs="Arial"/>
          <w:color w:val="172B4D"/>
        </w:rPr>
      </w:pPr>
      <w:ins w:id="36" w:author="Fastman, Brandon" w:date="2022-03-16T11:25:00Z">
        <w:r w:rsidRPr="00911ECC">
          <w:rPr>
            <w:rFonts w:ascii="Arial" w:hAnsi="Arial" w:cs="Arial"/>
            <w:color w:val="172B4D"/>
            <w:rPrChange w:id="37" w:author="Fastman, Brandon" w:date="2022-03-16T11:25:00Z">
              <w:rPr>
                <w:rFonts w:ascii="Segoe UI" w:hAnsi="Segoe UI" w:cs="Segoe UI"/>
                <w:color w:val="172B4D"/>
                <w:sz w:val="21"/>
                <w:szCs w:val="21"/>
              </w:rPr>
            </w:rPrChange>
          </w:rPr>
          <w:t>In short, AI is an emerging technology that should have a wide impact throughout CMS</w:t>
        </w:r>
      </w:ins>
      <w:ins w:id="38" w:author="Fastman, Brandon" w:date="2022-03-16T11:28:00Z">
        <w:r w:rsidR="00A54B3E">
          <w:rPr>
            <w:rFonts w:ascii="Arial" w:hAnsi="Arial" w:cs="Arial"/>
            <w:color w:val="172B4D"/>
          </w:rPr>
          <w:t xml:space="preserve"> and ultimatel</w:t>
        </w:r>
      </w:ins>
      <w:ins w:id="39" w:author="Fastman, Brandon" w:date="2022-03-16T11:29:00Z">
        <w:r w:rsidR="00A54B3E">
          <w:rPr>
            <w:rFonts w:ascii="Arial" w:hAnsi="Arial" w:cs="Arial"/>
            <w:color w:val="172B4D"/>
          </w:rPr>
          <w:t>y, for the American publi</w:t>
        </w:r>
        <w:r w:rsidR="007F79AE">
          <w:rPr>
            <w:rFonts w:ascii="Arial" w:hAnsi="Arial" w:cs="Arial"/>
            <w:color w:val="172B4D"/>
          </w:rPr>
          <w:t>c</w:t>
        </w:r>
      </w:ins>
      <w:ins w:id="40" w:author="Fastman, Brandon" w:date="2022-03-16T11:30:00Z">
        <w:r w:rsidR="00EC6D2D">
          <w:rPr>
            <w:rFonts w:ascii="Arial" w:hAnsi="Arial" w:cs="Arial"/>
            <w:color w:val="172B4D"/>
          </w:rPr>
          <w:t xml:space="preserve">. These impacts include </w:t>
        </w:r>
        <w:r w:rsidR="00971E78">
          <w:rPr>
            <w:rFonts w:ascii="Arial" w:hAnsi="Arial" w:cs="Arial"/>
            <w:color w:val="172B4D"/>
          </w:rPr>
          <w:t xml:space="preserve">resource savings and better health outcomes. </w:t>
        </w:r>
      </w:ins>
    </w:p>
    <w:p w14:paraId="6015EBC3" w14:textId="29F2E02E" w:rsidR="00412E96" w:rsidRDefault="00E12191" w:rsidP="003E6302">
      <w:pPr>
        <w:pStyle w:val="NormalWeb"/>
        <w:shd w:val="clear" w:color="auto" w:fill="FFFFFF"/>
        <w:spacing w:before="150" w:beforeAutospacing="0" w:after="0" w:afterAutospacing="0"/>
        <w:rPr>
          <w:ins w:id="41" w:author="Fastman, Brandon" w:date="2022-03-16T11:35:00Z"/>
          <w:rFonts w:ascii="Arial" w:hAnsi="Arial" w:cs="Arial"/>
          <w:color w:val="172B4D"/>
        </w:rPr>
      </w:pPr>
      <w:ins w:id="42" w:author="Fastman, Brandon" w:date="2022-03-16T11:27:00Z">
        <w:r>
          <w:rPr>
            <w:rFonts w:ascii="Arial" w:hAnsi="Arial" w:cs="Arial"/>
            <w:color w:val="172B4D"/>
          </w:rPr>
          <w:t>To implement AI, and to do so responsibly,</w:t>
        </w:r>
      </w:ins>
      <w:ins w:id="43" w:author="Fastman, Brandon" w:date="2022-03-16T11:31:00Z">
        <w:r w:rsidR="006E287A">
          <w:rPr>
            <w:rFonts w:ascii="Arial" w:hAnsi="Arial" w:cs="Arial"/>
            <w:color w:val="172B4D"/>
          </w:rPr>
          <w:t xml:space="preserve"> </w:t>
        </w:r>
      </w:ins>
      <w:ins w:id="44" w:author="Fastman, Brandon" w:date="2022-03-16T11:32:00Z">
        <w:r w:rsidR="00A80460">
          <w:rPr>
            <w:rFonts w:ascii="Arial" w:hAnsi="Arial" w:cs="Arial"/>
            <w:color w:val="172B4D"/>
          </w:rPr>
          <w:t xml:space="preserve">we must educate our workforce, share knowledge, </w:t>
        </w:r>
        <w:r w:rsidR="007D71CB">
          <w:rPr>
            <w:rFonts w:ascii="Arial" w:hAnsi="Arial" w:cs="Arial"/>
            <w:color w:val="172B4D"/>
          </w:rPr>
          <w:t>be transparent about our use of data,</w:t>
        </w:r>
      </w:ins>
      <w:ins w:id="45" w:author="Fastman, Brandon" w:date="2022-03-16T11:33:00Z">
        <w:r w:rsidR="0010002A">
          <w:rPr>
            <w:rFonts w:ascii="Arial" w:hAnsi="Arial" w:cs="Arial"/>
            <w:color w:val="172B4D"/>
          </w:rPr>
          <w:t xml:space="preserve"> </w:t>
        </w:r>
      </w:ins>
      <w:ins w:id="46" w:author="Fastman, Brandon" w:date="2022-03-16T11:34:00Z">
        <w:r w:rsidR="00E71207">
          <w:rPr>
            <w:rFonts w:ascii="Arial" w:hAnsi="Arial" w:cs="Arial"/>
            <w:color w:val="172B4D"/>
          </w:rPr>
          <w:t>follow</w:t>
        </w:r>
      </w:ins>
      <w:ins w:id="47" w:author="Fastman, Brandon" w:date="2022-03-16T11:33:00Z">
        <w:r w:rsidR="0010002A">
          <w:rPr>
            <w:rFonts w:ascii="Arial" w:hAnsi="Arial" w:cs="Arial"/>
            <w:color w:val="172B4D"/>
          </w:rPr>
          <w:t xml:space="preserve"> ethical standards,</w:t>
        </w:r>
      </w:ins>
      <w:ins w:id="48" w:author="Fastman, Brandon" w:date="2022-03-16T11:32:00Z">
        <w:r w:rsidR="007D71CB">
          <w:rPr>
            <w:rFonts w:ascii="Arial" w:hAnsi="Arial" w:cs="Arial"/>
            <w:color w:val="172B4D"/>
          </w:rPr>
          <w:t xml:space="preserve"> and </w:t>
        </w:r>
      </w:ins>
      <w:ins w:id="49" w:author="Fastman, Brandon" w:date="2022-03-16T11:33:00Z">
        <w:r w:rsidR="0010002A">
          <w:rPr>
            <w:rFonts w:ascii="Arial" w:hAnsi="Arial" w:cs="Arial"/>
            <w:color w:val="172B4D"/>
          </w:rPr>
          <w:t>ex</w:t>
        </w:r>
      </w:ins>
      <w:ins w:id="50" w:author="Fastman, Brandon" w:date="2022-03-16T11:34:00Z">
        <w:r w:rsidR="0010002A">
          <w:rPr>
            <w:rFonts w:ascii="Arial" w:hAnsi="Arial" w:cs="Arial"/>
            <w:color w:val="172B4D"/>
          </w:rPr>
          <w:t>periment with new technologies.</w:t>
        </w:r>
      </w:ins>
      <w:ins w:id="51" w:author="Fastman, Brandon" w:date="2022-03-16T11:33:00Z">
        <w:r w:rsidR="007D71CB">
          <w:rPr>
            <w:rFonts w:ascii="Arial" w:hAnsi="Arial" w:cs="Arial"/>
            <w:color w:val="172B4D"/>
          </w:rPr>
          <w:t xml:space="preserve"> </w:t>
        </w:r>
      </w:ins>
    </w:p>
    <w:p w14:paraId="0FEDBF18" w14:textId="6A2C468C" w:rsidR="00412E96" w:rsidRPr="00911ECC" w:rsidRDefault="00412E96" w:rsidP="003E6302">
      <w:pPr>
        <w:pStyle w:val="NormalWeb"/>
        <w:shd w:val="clear" w:color="auto" w:fill="FFFFFF"/>
        <w:spacing w:before="150" w:beforeAutospacing="0" w:after="0" w:afterAutospacing="0"/>
        <w:rPr>
          <w:ins w:id="52" w:author="Fastman, Brandon" w:date="2022-03-16T11:25:00Z"/>
          <w:rFonts w:ascii="Arial" w:hAnsi="Arial" w:cs="Arial"/>
          <w:color w:val="172B4D"/>
          <w:rPrChange w:id="53" w:author="Fastman, Brandon" w:date="2022-03-16T11:25:00Z">
            <w:rPr>
              <w:ins w:id="54" w:author="Fastman, Brandon" w:date="2022-03-16T11:25:00Z"/>
              <w:rFonts w:ascii="Segoe UI" w:hAnsi="Segoe UI" w:cs="Segoe UI"/>
              <w:color w:val="172B4D"/>
              <w:sz w:val="21"/>
              <w:szCs w:val="21"/>
            </w:rPr>
          </w:rPrChange>
        </w:rPr>
      </w:pPr>
      <w:ins w:id="55" w:author="Fastman, Brandon" w:date="2022-03-16T11:35:00Z">
        <w:r>
          <w:rPr>
            <w:rFonts w:ascii="Arial" w:hAnsi="Arial" w:cs="Arial"/>
            <w:color w:val="172B4D"/>
          </w:rPr>
          <w:t>Th</w:t>
        </w:r>
        <w:r w:rsidR="006178F3">
          <w:rPr>
            <w:rFonts w:ascii="Arial" w:hAnsi="Arial" w:cs="Arial"/>
            <w:color w:val="172B4D"/>
          </w:rPr>
          <w:t xml:space="preserve">at is why we have created this website. </w:t>
        </w:r>
      </w:ins>
      <w:ins w:id="56" w:author="Fastman, Brandon" w:date="2022-03-16T11:36:00Z">
        <w:r w:rsidR="009830A1">
          <w:rPr>
            <w:rFonts w:ascii="Arial" w:hAnsi="Arial" w:cs="Arial"/>
            <w:color w:val="172B4D"/>
          </w:rPr>
          <w:t xml:space="preserve">It offers a starting point for anyone interested in any aspect of AI at CMS. </w:t>
        </w:r>
      </w:ins>
    </w:p>
    <w:p w14:paraId="31199142" w14:textId="57437B18" w:rsidR="00313C6E" w:rsidRPr="00911ECC" w:rsidRDefault="00E21B1A">
      <w:pPr>
        <w:rPr>
          <w:ins w:id="57" w:author="Fastman, Brandon" w:date="2022-03-16T11:19:00Z"/>
          <w:sz w:val="24"/>
          <w:szCs w:val="24"/>
          <w:rPrChange w:id="58" w:author="Fastman, Brandon" w:date="2022-03-16T11:25:00Z">
            <w:rPr>
              <w:ins w:id="59" w:author="Fastman, Brandon" w:date="2022-03-16T11:19:00Z"/>
            </w:rPr>
          </w:rPrChange>
        </w:rPr>
      </w:pPr>
      <w:ins w:id="60" w:author="Fastman, Brandon" w:date="2022-03-16T11:20:00Z">
        <w:r w:rsidRPr="00911ECC">
          <w:rPr>
            <w:sz w:val="24"/>
            <w:szCs w:val="24"/>
            <w:rPrChange w:id="61" w:author="Fastman, Brandon" w:date="2022-03-16T11:25:00Z">
              <w:rPr/>
            </w:rPrChange>
          </w:rPr>
          <w:t xml:space="preserve"> </w:t>
        </w:r>
      </w:ins>
    </w:p>
    <w:p w14:paraId="61ECE2F4" w14:textId="77777777" w:rsidR="00313C6E" w:rsidRDefault="00313C6E"/>
    <w:p w14:paraId="1E431CB2" w14:textId="1BF4E207" w:rsidR="00B90747" w:rsidRDefault="00A65500">
      <w:pPr>
        <w:pStyle w:val="Heading2"/>
        <w:rPr>
          <w:ins w:id="62" w:author="Fastman, Brandon" w:date="2022-03-16T14:06:00Z"/>
        </w:rPr>
      </w:pPr>
      <w:bookmarkStart w:id="63" w:name="_xcpx63n80q35" w:colFirst="0" w:colLast="0"/>
      <w:bookmarkEnd w:id="63"/>
      <w:commentRangeStart w:id="64"/>
      <w:r>
        <w:t xml:space="preserve">CMS AI Playbook </w:t>
      </w:r>
      <w:del w:id="65" w:author="Fastman, Brandon" w:date="2022-03-16T14:06:00Z">
        <w:r w:rsidDel="00732A01">
          <w:delText>-</w:delText>
        </w:r>
      </w:del>
      <w:ins w:id="66" w:author="Fastman, Brandon" w:date="2022-03-16T14:06:00Z">
        <w:r w:rsidR="00732A01">
          <w:t>–</w:t>
        </w:r>
      </w:ins>
      <w:r>
        <w:t xml:space="preserve"> </w:t>
      </w:r>
      <w:commentRangeEnd w:id="64"/>
      <w:r w:rsidR="00D06C03">
        <w:rPr>
          <w:rStyle w:val="CommentReference"/>
        </w:rPr>
        <w:commentReference w:id="64"/>
      </w:r>
    </w:p>
    <w:p w14:paraId="66E3A5F1" w14:textId="65676115" w:rsidR="00732A01" w:rsidRDefault="005F37FC" w:rsidP="00732A01">
      <w:pPr>
        <w:shd w:val="clear" w:color="auto" w:fill="FFFFFF"/>
        <w:spacing w:before="150" w:line="240" w:lineRule="auto"/>
        <w:rPr>
          <w:ins w:id="67" w:author="Fastman, Brandon" w:date="2022-03-21T09:56:00Z"/>
          <w:rFonts w:ascii="Segoe UI" w:eastAsia="Times New Roman" w:hAnsi="Segoe UI" w:cs="Segoe UI"/>
          <w:color w:val="172B4D"/>
          <w:sz w:val="21"/>
          <w:szCs w:val="21"/>
          <w:lang w:val="en-US"/>
        </w:rPr>
      </w:pPr>
      <w:ins w:id="68" w:author="Fastman, Brandon" w:date="2022-03-21T09:54:00Z">
        <w:r>
          <w:rPr>
            <w:rFonts w:ascii="Segoe UI" w:eastAsia="Times New Roman" w:hAnsi="Segoe UI" w:cs="Segoe UI"/>
            <w:color w:val="172B4D"/>
            <w:sz w:val="21"/>
            <w:szCs w:val="21"/>
            <w:lang w:val="en-US"/>
          </w:rPr>
          <w:t xml:space="preserve">Does AI </w:t>
        </w:r>
      </w:ins>
      <w:ins w:id="69" w:author="Fastman, Brandon" w:date="2022-03-21T09:55:00Z">
        <w:r w:rsidR="00BC3EB3">
          <w:rPr>
            <w:rFonts w:ascii="Segoe UI" w:eastAsia="Times New Roman" w:hAnsi="Segoe UI" w:cs="Segoe UI"/>
            <w:color w:val="172B4D"/>
            <w:sz w:val="21"/>
            <w:szCs w:val="21"/>
            <w:lang w:val="en-US"/>
          </w:rPr>
          <w:t xml:space="preserve">sound as overwhelming as it does </w:t>
        </w:r>
      </w:ins>
      <w:proofErr w:type="gramStart"/>
      <w:ins w:id="70" w:author="Fastman, Brandon" w:date="2022-03-21T09:59:00Z">
        <w:r w:rsidR="00313E21">
          <w:rPr>
            <w:rFonts w:ascii="Segoe UI" w:eastAsia="Times New Roman" w:hAnsi="Segoe UI" w:cs="Segoe UI"/>
            <w:color w:val="172B4D"/>
            <w:sz w:val="21"/>
            <w:szCs w:val="21"/>
            <w:lang w:val="en-US"/>
          </w:rPr>
          <w:t>promising</w:t>
        </w:r>
      </w:ins>
      <w:proofErr w:type="gramEnd"/>
      <w:ins w:id="71" w:author="Fastman, Brandon" w:date="2022-03-21T09:55:00Z">
        <w:r w:rsidR="00BC3EB3">
          <w:rPr>
            <w:rFonts w:ascii="Segoe UI" w:eastAsia="Times New Roman" w:hAnsi="Segoe UI" w:cs="Segoe UI"/>
            <w:color w:val="172B4D"/>
            <w:sz w:val="21"/>
            <w:szCs w:val="21"/>
            <w:lang w:val="en-US"/>
          </w:rPr>
          <w:t xml:space="preserve">? Don’t worry. </w:t>
        </w:r>
      </w:ins>
      <w:ins w:id="72" w:author="Fastman, Brandon" w:date="2022-03-21T09:49:00Z">
        <w:r w:rsidR="009126C8">
          <w:rPr>
            <w:rFonts w:ascii="Segoe UI" w:eastAsia="Times New Roman" w:hAnsi="Segoe UI" w:cs="Segoe UI"/>
            <w:color w:val="172B4D"/>
            <w:sz w:val="21"/>
            <w:szCs w:val="21"/>
            <w:lang w:val="en-US"/>
          </w:rPr>
          <w:t xml:space="preserve">The CMS AI Playbook </w:t>
        </w:r>
      </w:ins>
      <w:ins w:id="73" w:author="Fastman, Brandon" w:date="2022-03-21T09:56:00Z">
        <w:r w:rsidR="00BD37A1">
          <w:rPr>
            <w:rFonts w:ascii="Segoe UI" w:eastAsia="Times New Roman" w:hAnsi="Segoe UI" w:cs="Segoe UI"/>
            <w:color w:val="172B4D"/>
            <w:sz w:val="21"/>
            <w:szCs w:val="21"/>
            <w:lang w:val="en-US"/>
          </w:rPr>
          <w:t>is</w:t>
        </w:r>
      </w:ins>
      <w:ins w:id="74" w:author="Fastman, Brandon" w:date="2022-03-21T09:49:00Z">
        <w:r w:rsidR="009126C8">
          <w:rPr>
            <w:rFonts w:ascii="Segoe UI" w:eastAsia="Times New Roman" w:hAnsi="Segoe UI" w:cs="Segoe UI"/>
            <w:color w:val="172B4D"/>
            <w:sz w:val="21"/>
            <w:szCs w:val="21"/>
            <w:lang w:val="en-US"/>
          </w:rPr>
          <w:t xml:space="preserve"> a</w:t>
        </w:r>
      </w:ins>
      <w:ins w:id="75" w:author="Fastman, Brandon" w:date="2022-03-21T09:56:00Z">
        <w:r w:rsidR="00BD37A1">
          <w:rPr>
            <w:rFonts w:ascii="Segoe UI" w:eastAsia="Times New Roman" w:hAnsi="Segoe UI" w:cs="Segoe UI"/>
            <w:color w:val="172B4D"/>
            <w:sz w:val="21"/>
            <w:szCs w:val="21"/>
            <w:lang w:val="en-US"/>
          </w:rPr>
          <w:t>n easy-to-follow</w:t>
        </w:r>
      </w:ins>
      <w:ins w:id="76" w:author="Fastman, Brandon" w:date="2022-03-21T09:49:00Z">
        <w:r w:rsidR="009126C8">
          <w:rPr>
            <w:rFonts w:ascii="Segoe UI" w:eastAsia="Times New Roman" w:hAnsi="Segoe UI" w:cs="Segoe UI"/>
            <w:color w:val="172B4D"/>
            <w:sz w:val="21"/>
            <w:szCs w:val="21"/>
            <w:lang w:val="en-US"/>
          </w:rPr>
          <w:t xml:space="preserve"> guide </w:t>
        </w:r>
      </w:ins>
      <w:ins w:id="77" w:author="Fastman, Brandon" w:date="2022-03-21T09:59:00Z">
        <w:r w:rsidR="002E7010">
          <w:rPr>
            <w:rFonts w:ascii="Segoe UI" w:eastAsia="Times New Roman" w:hAnsi="Segoe UI" w:cs="Segoe UI"/>
            <w:color w:val="172B4D"/>
            <w:sz w:val="21"/>
            <w:szCs w:val="21"/>
            <w:lang w:val="en-US"/>
          </w:rPr>
          <w:t xml:space="preserve">that </w:t>
        </w:r>
        <w:r w:rsidR="00FC604C">
          <w:rPr>
            <w:rFonts w:ascii="Segoe UI" w:eastAsia="Times New Roman" w:hAnsi="Segoe UI" w:cs="Segoe UI"/>
            <w:color w:val="172B4D"/>
            <w:sz w:val="21"/>
            <w:szCs w:val="21"/>
            <w:lang w:val="en-US"/>
          </w:rPr>
          <w:t>walks stakeholders through the process of</w:t>
        </w:r>
      </w:ins>
      <w:ins w:id="78" w:author="Fastman, Brandon" w:date="2022-03-21T09:49:00Z">
        <w:r w:rsidR="009126C8">
          <w:rPr>
            <w:rFonts w:ascii="Segoe UI" w:eastAsia="Times New Roman" w:hAnsi="Segoe UI" w:cs="Segoe UI"/>
            <w:color w:val="172B4D"/>
            <w:sz w:val="21"/>
            <w:szCs w:val="21"/>
            <w:lang w:val="en-US"/>
          </w:rPr>
          <w:t xml:space="preserve"> </w:t>
        </w:r>
      </w:ins>
      <w:ins w:id="79" w:author="Fastman, Brandon" w:date="2022-03-21T10:00:00Z">
        <w:r w:rsidR="00FC604C">
          <w:rPr>
            <w:rFonts w:ascii="Segoe UI" w:eastAsia="Times New Roman" w:hAnsi="Segoe UI" w:cs="Segoe UI"/>
            <w:color w:val="172B4D"/>
            <w:sz w:val="21"/>
            <w:szCs w:val="21"/>
            <w:lang w:val="en-US"/>
          </w:rPr>
          <w:t>conceiving</w:t>
        </w:r>
      </w:ins>
      <w:ins w:id="80" w:author="Fastman, Brandon" w:date="2022-03-21T09:50:00Z">
        <w:r w:rsidR="008401A6">
          <w:rPr>
            <w:rFonts w:ascii="Segoe UI" w:eastAsia="Times New Roman" w:hAnsi="Segoe UI" w:cs="Segoe UI"/>
            <w:color w:val="172B4D"/>
            <w:sz w:val="21"/>
            <w:szCs w:val="21"/>
            <w:lang w:val="en-US"/>
          </w:rPr>
          <w:t xml:space="preserve">, </w:t>
        </w:r>
        <w:r w:rsidR="00CD580E">
          <w:rPr>
            <w:rFonts w:ascii="Segoe UI" w:eastAsia="Times New Roman" w:hAnsi="Segoe UI" w:cs="Segoe UI"/>
            <w:color w:val="172B4D"/>
            <w:sz w:val="21"/>
            <w:szCs w:val="21"/>
            <w:lang w:val="en-US"/>
          </w:rPr>
          <w:t>develop</w:t>
        </w:r>
      </w:ins>
      <w:ins w:id="81" w:author="Fastman, Brandon" w:date="2022-03-21T10:00:00Z">
        <w:r w:rsidR="00FC604C">
          <w:rPr>
            <w:rFonts w:ascii="Segoe UI" w:eastAsia="Times New Roman" w:hAnsi="Segoe UI" w:cs="Segoe UI"/>
            <w:color w:val="172B4D"/>
            <w:sz w:val="21"/>
            <w:szCs w:val="21"/>
            <w:lang w:val="en-US"/>
          </w:rPr>
          <w:t>ing</w:t>
        </w:r>
      </w:ins>
      <w:ins w:id="82" w:author="Fastman, Brandon" w:date="2022-03-21T09:50:00Z">
        <w:r w:rsidR="00CD580E">
          <w:rPr>
            <w:rFonts w:ascii="Segoe UI" w:eastAsia="Times New Roman" w:hAnsi="Segoe UI" w:cs="Segoe UI"/>
            <w:color w:val="172B4D"/>
            <w:sz w:val="21"/>
            <w:szCs w:val="21"/>
            <w:lang w:val="en-US"/>
          </w:rPr>
          <w:t>, and implement</w:t>
        </w:r>
      </w:ins>
      <w:ins w:id="83" w:author="Fastman, Brandon" w:date="2022-03-21T10:00:00Z">
        <w:r w:rsidR="00FC604C">
          <w:rPr>
            <w:rFonts w:ascii="Segoe UI" w:eastAsia="Times New Roman" w:hAnsi="Segoe UI" w:cs="Segoe UI"/>
            <w:color w:val="172B4D"/>
            <w:sz w:val="21"/>
            <w:szCs w:val="21"/>
            <w:lang w:val="en-US"/>
          </w:rPr>
          <w:t>ing</w:t>
        </w:r>
      </w:ins>
      <w:ins w:id="84" w:author="Fastman, Brandon" w:date="2022-03-21T09:50:00Z">
        <w:r w:rsidR="00CD580E">
          <w:rPr>
            <w:rFonts w:ascii="Segoe UI" w:eastAsia="Times New Roman" w:hAnsi="Segoe UI" w:cs="Segoe UI"/>
            <w:color w:val="172B4D"/>
            <w:sz w:val="21"/>
            <w:szCs w:val="21"/>
            <w:lang w:val="en-US"/>
          </w:rPr>
          <w:t xml:space="preserve"> AI solutions at CMS. </w:t>
        </w:r>
      </w:ins>
      <w:ins w:id="85" w:author="Fastman, Brandon" w:date="2022-03-21T09:53:00Z">
        <w:r w:rsidR="0062201C">
          <w:rPr>
            <w:rFonts w:ascii="Segoe UI" w:eastAsia="Times New Roman" w:hAnsi="Segoe UI" w:cs="Segoe UI"/>
            <w:color w:val="172B4D"/>
            <w:sz w:val="21"/>
            <w:szCs w:val="21"/>
            <w:lang w:val="en-US"/>
          </w:rPr>
          <w:t xml:space="preserve">It covers design principles, </w:t>
        </w:r>
      </w:ins>
      <w:ins w:id="86" w:author="Fastman, Brandon" w:date="2022-03-21T09:54:00Z">
        <w:r w:rsidR="00CA7802">
          <w:rPr>
            <w:rFonts w:ascii="Segoe UI" w:eastAsia="Times New Roman" w:hAnsi="Segoe UI" w:cs="Segoe UI"/>
            <w:color w:val="172B4D"/>
            <w:sz w:val="21"/>
            <w:szCs w:val="21"/>
            <w:lang w:val="en-US"/>
          </w:rPr>
          <w:t xml:space="preserve">research and </w:t>
        </w:r>
      </w:ins>
      <w:ins w:id="87" w:author="Fastman, Brandon" w:date="2022-03-21T10:09:00Z">
        <w:r w:rsidR="00A42B83">
          <w:rPr>
            <w:rFonts w:ascii="Segoe UI" w:eastAsia="Times New Roman" w:hAnsi="Segoe UI" w:cs="Segoe UI"/>
            <w:color w:val="172B4D"/>
            <w:sz w:val="21"/>
            <w:szCs w:val="21"/>
            <w:lang w:val="en-US"/>
          </w:rPr>
          <w:t>development</w:t>
        </w:r>
      </w:ins>
      <w:ins w:id="88" w:author="Fastman, Brandon" w:date="2022-03-21T09:54:00Z">
        <w:r w:rsidR="00CA7802">
          <w:rPr>
            <w:rFonts w:ascii="Segoe UI" w:eastAsia="Times New Roman" w:hAnsi="Segoe UI" w:cs="Segoe UI"/>
            <w:color w:val="172B4D"/>
            <w:sz w:val="21"/>
            <w:szCs w:val="21"/>
            <w:lang w:val="en-US"/>
          </w:rPr>
          <w:t xml:space="preserve">, engineering, and procurement. </w:t>
        </w:r>
      </w:ins>
    </w:p>
    <w:p w14:paraId="5E692083" w14:textId="1E3D8FA4" w:rsidR="00732A01" w:rsidRDefault="00FC604C" w:rsidP="00A665E1">
      <w:pPr>
        <w:shd w:val="clear" w:color="auto" w:fill="FFFFFF"/>
        <w:spacing w:before="150" w:line="240" w:lineRule="auto"/>
        <w:rPr>
          <w:ins w:id="89" w:author="Fastman, Brandon" w:date="2022-03-21T10:17:00Z"/>
          <w:rFonts w:ascii="Segoe UI" w:eastAsia="Times New Roman" w:hAnsi="Segoe UI" w:cs="Segoe UI"/>
          <w:color w:val="172B4D"/>
          <w:sz w:val="21"/>
          <w:szCs w:val="21"/>
          <w:lang w:val="en-US"/>
        </w:rPr>
      </w:pPr>
      <w:ins w:id="90" w:author="Fastman, Brandon" w:date="2022-03-21T10:00:00Z">
        <w:r>
          <w:rPr>
            <w:rFonts w:ascii="Segoe UI" w:eastAsia="Times New Roman" w:hAnsi="Segoe UI" w:cs="Segoe UI"/>
            <w:color w:val="172B4D"/>
            <w:sz w:val="21"/>
            <w:szCs w:val="21"/>
            <w:lang w:val="en-US"/>
          </w:rPr>
          <w:t xml:space="preserve">The </w:t>
        </w:r>
        <w:r w:rsidR="00D3258C">
          <w:rPr>
            <w:rFonts w:ascii="Segoe UI" w:eastAsia="Times New Roman" w:hAnsi="Segoe UI" w:cs="Segoe UI"/>
            <w:color w:val="172B4D"/>
            <w:sz w:val="21"/>
            <w:szCs w:val="21"/>
            <w:lang w:val="en-US"/>
          </w:rPr>
          <w:t>guidelines in the AI Playbook cover</w:t>
        </w:r>
      </w:ins>
      <w:ins w:id="91" w:author="Fastman, Brandon" w:date="2022-03-21T10:01:00Z">
        <w:r w:rsidR="00E33416">
          <w:rPr>
            <w:rFonts w:ascii="Segoe UI" w:eastAsia="Times New Roman" w:hAnsi="Segoe UI" w:cs="Segoe UI"/>
            <w:color w:val="172B4D"/>
            <w:sz w:val="21"/>
            <w:szCs w:val="21"/>
            <w:lang w:val="en-US"/>
          </w:rPr>
          <w:t xml:space="preserve"> the</w:t>
        </w:r>
      </w:ins>
      <w:ins w:id="92" w:author="Fastman, Brandon" w:date="2022-03-21T10:00:00Z">
        <w:r w:rsidR="00D3258C">
          <w:rPr>
            <w:rFonts w:ascii="Segoe UI" w:eastAsia="Times New Roman" w:hAnsi="Segoe UI" w:cs="Segoe UI"/>
            <w:color w:val="172B4D"/>
            <w:sz w:val="21"/>
            <w:szCs w:val="21"/>
            <w:lang w:val="en-US"/>
          </w:rPr>
          <w:t xml:space="preserve"> technical aspects of </w:t>
        </w:r>
      </w:ins>
      <w:ins w:id="93" w:author="Fastman, Brandon" w:date="2022-03-21T10:01:00Z">
        <w:r w:rsidR="00D3258C">
          <w:rPr>
            <w:rFonts w:ascii="Segoe UI" w:eastAsia="Times New Roman" w:hAnsi="Segoe UI" w:cs="Segoe UI"/>
            <w:color w:val="172B4D"/>
            <w:sz w:val="21"/>
            <w:szCs w:val="21"/>
            <w:lang w:val="en-US"/>
          </w:rPr>
          <w:t>development</w:t>
        </w:r>
        <w:r w:rsidR="00E33416">
          <w:rPr>
            <w:rFonts w:ascii="Segoe UI" w:eastAsia="Times New Roman" w:hAnsi="Segoe UI" w:cs="Segoe UI"/>
            <w:color w:val="172B4D"/>
            <w:sz w:val="21"/>
            <w:szCs w:val="21"/>
            <w:lang w:val="en-US"/>
          </w:rPr>
          <w:t xml:space="preserve"> as well as human factors. </w:t>
        </w:r>
      </w:ins>
      <w:ins w:id="94" w:author="Fastman, Brandon" w:date="2022-03-21T10:02:00Z">
        <w:r w:rsidR="00D7778B">
          <w:rPr>
            <w:rFonts w:ascii="Segoe UI" w:eastAsia="Times New Roman" w:hAnsi="Segoe UI" w:cs="Segoe UI"/>
            <w:color w:val="172B4D"/>
            <w:sz w:val="21"/>
            <w:szCs w:val="21"/>
            <w:lang w:val="en-US"/>
          </w:rPr>
          <w:t>They are not just for software</w:t>
        </w:r>
      </w:ins>
      <w:ins w:id="95" w:author="Fastman, Brandon" w:date="2022-03-21T10:03:00Z">
        <w:r w:rsidR="0039691C">
          <w:rPr>
            <w:rFonts w:ascii="Segoe UI" w:eastAsia="Times New Roman" w:hAnsi="Segoe UI" w:cs="Segoe UI"/>
            <w:color w:val="172B4D"/>
            <w:sz w:val="21"/>
            <w:szCs w:val="21"/>
            <w:lang w:val="en-US"/>
          </w:rPr>
          <w:t xml:space="preserve"> engineers. </w:t>
        </w:r>
      </w:ins>
      <w:ins w:id="96" w:author="Fastman, Brandon" w:date="2022-03-21T10:01:00Z">
        <w:r w:rsidR="00E33416">
          <w:rPr>
            <w:rFonts w:ascii="Segoe UI" w:eastAsia="Times New Roman" w:hAnsi="Segoe UI" w:cs="Segoe UI"/>
            <w:color w:val="172B4D"/>
            <w:sz w:val="21"/>
            <w:szCs w:val="21"/>
            <w:lang w:val="en-US"/>
          </w:rPr>
          <w:t>They are invaluable to anybod</w:t>
        </w:r>
        <w:r w:rsidR="00B3495C">
          <w:rPr>
            <w:rFonts w:ascii="Segoe UI" w:eastAsia="Times New Roman" w:hAnsi="Segoe UI" w:cs="Segoe UI"/>
            <w:color w:val="172B4D"/>
            <w:sz w:val="21"/>
            <w:szCs w:val="21"/>
            <w:lang w:val="en-US"/>
          </w:rPr>
          <w:t xml:space="preserve">y at CMS </w:t>
        </w:r>
      </w:ins>
      <w:ins w:id="97" w:author="Fastman, Brandon" w:date="2022-03-21T10:02:00Z">
        <w:r w:rsidR="00B3495C">
          <w:rPr>
            <w:rFonts w:ascii="Segoe UI" w:eastAsia="Times New Roman" w:hAnsi="Segoe UI" w:cs="Segoe UI"/>
            <w:color w:val="172B4D"/>
            <w:sz w:val="21"/>
            <w:szCs w:val="21"/>
            <w:lang w:val="en-US"/>
          </w:rPr>
          <w:t xml:space="preserve">who believes an AI solution can </w:t>
        </w:r>
        <w:r w:rsidR="00D7778B">
          <w:rPr>
            <w:rFonts w:ascii="Segoe UI" w:eastAsia="Times New Roman" w:hAnsi="Segoe UI" w:cs="Segoe UI"/>
            <w:color w:val="172B4D"/>
            <w:sz w:val="21"/>
            <w:szCs w:val="21"/>
            <w:lang w:val="en-US"/>
          </w:rPr>
          <w:t>improve their team or provide value to their customer.</w:t>
        </w:r>
      </w:ins>
      <w:ins w:id="98" w:author="Fastman, Brandon" w:date="2022-03-21T10:14:00Z">
        <w:r w:rsidR="00653F09">
          <w:rPr>
            <w:rFonts w:ascii="Segoe UI" w:eastAsia="Times New Roman" w:hAnsi="Segoe UI" w:cs="Segoe UI"/>
            <w:color w:val="172B4D"/>
            <w:sz w:val="21"/>
            <w:szCs w:val="21"/>
            <w:lang w:val="en-US"/>
          </w:rPr>
          <w:t xml:space="preserve"> </w:t>
        </w:r>
      </w:ins>
      <w:ins w:id="99" w:author="Fastman, Brandon" w:date="2022-03-21T10:15:00Z">
        <w:r w:rsidR="00653F09">
          <w:rPr>
            <w:rFonts w:ascii="Segoe UI" w:eastAsia="Times New Roman" w:hAnsi="Segoe UI" w:cs="Segoe UI"/>
            <w:color w:val="172B4D"/>
            <w:sz w:val="21"/>
            <w:szCs w:val="21"/>
            <w:lang w:val="en-US"/>
          </w:rPr>
          <w:t>S</w:t>
        </w:r>
      </w:ins>
      <w:ins w:id="100" w:author="Fastman, Brandon" w:date="2022-03-21T10:14:00Z">
        <w:r w:rsidR="00653F09">
          <w:rPr>
            <w:rFonts w:ascii="Segoe UI" w:eastAsia="Times New Roman" w:hAnsi="Segoe UI" w:cs="Segoe UI"/>
            <w:color w:val="172B4D"/>
            <w:sz w:val="21"/>
            <w:szCs w:val="21"/>
            <w:lang w:val="en-US"/>
          </w:rPr>
          <w:t>uccessful</w:t>
        </w:r>
      </w:ins>
      <w:ins w:id="101" w:author="Fastman, Brandon" w:date="2022-03-21T10:04:00Z">
        <w:r w:rsidR="002E18FF">
          <w:rPr>
            <w:rFonts w:ascii="Segoe UI" w:eastAsia="Times New Roman" w:hAnsi="Segoe UI" w:cs="Segoe UI"/>
            <w:color w:val="172B4D"/>
            <w:sz w:val="21"/>
            <w:szCs w:val="21"/>
            <w:lang w:val="en-US"/>
          </w:rPr>
          <w:t xml:space="preserve"> application of </w:t>
        </w:r>
      </w:ins>
      <w:ins w:id="102" w:author="Fastman, Brandon" w:date="2022-03-21T10:13:00Z">
        <w:r w:rsidR="00AD0957">
          <w:rPr>
            <w:rFonts w:ascii="Segoe UI" w:eastAsia="Times New Roman" w:hAnsi="Segoe UI" w:cs="Segoe UI"/>
            <w:color w:val="172B4D"/>
            <w:sz w:val="21"/>
            <w:szCs w:val="21"/>
            <w:lang w:val="en-US"/>
          </w:rPr>
          <w:t>AI</w:t>
        </w:r>
      </w:ins>
      <w:ins w:id="103" w:author="Fastman, Brandon" w:date="2022-03-21T10:14:00Z">
        <w:r w:rsidR="00653F09">
          <w:rPr>
            <w:rFonts w:ascii="Segoe UI" w:eastAsia="Times New Roman" w:hAnsi="Segoe UI" w:cs="Segoe UI"/>
            <w:color w:val="172B4D"/>
            <w:sz w:val="21"/>
            <w:szCs w:val="21"/>
            <w:lang w:val="en-US"/>
          </w:rPr>
          <w:t xml:space="preserve"> must</w:t>
        </w:r>
      </w:ins>
      <w:ins w:id="104" w:author="Fastman, Brandon" w:date="2022-03-21T10:04:00Z">
        <w:r w:rsidR="002E18FF">
          <w:rPr>
            <w:rFonts w:ascii="Segoe UI" w:eastAsia="Times New Roman" w:hAnsi="Segoe UI" w:cs="Segoe UI"/>
            <w:color w:val="172B4D"/>
            <w:sz w:val="21"/>
            <w:szCs w:val="21"/>
            <w:lang w:val="en-US"/>
          </w:rPr>
          <w:t xml:space="preserve"> </w:t>
        </w:r>
      </w:ins>
      <w:proofErr w:type="gramStart"/>
      <w:ins w:id="105" w:author="Fastman, Brandon" w:date="2022-03-21T10:09:00Z">
        <w:r w:rsidR="00FC3439">
          <w:rPr>
            <w:rFonts w:ascii="Segoe UI" w:eastAsia="Times New Roman" w:hAnsi="Segoe UI" w:cs="Segoe UI"/>
            <w:color w:val="172B4D"/>
            <w:sz w:val="21"/>
            <w:szCs w:val="21"/>
            <w:lang w:val="en-US"/>
          </w:rPr>
          <w:t>take into account</w:t>
        </w:r>
      </w:ins>
      <w:proofErr w:type="gramEnd"/>
      <w:ins w:id="106" w:author="Fastman, Brandon" w:date="2022-03-21T10:04:00Z">
        <w:r w:rsidR="002E18FF">
          <w:rPr>
            <w:rFonts w:ascii="Segoe UI" w:eastAsia="Times New Roman" w:hAnsi="Segoe UI" w:cs="Segoe UI"/>
            <w:color w:val="172B4D"/>
            <w:sz w:val="21"/>
            <w:szCs w:val="21"/>
            <w:lang w:val="en-US"/>
          </w:rPr>
          <w:t xml:space="preserve"> the customer perspective</w:t>
        </w:r>
      </w:ins>
      <w:ins w:id="107" w:author="Fastman, Brandon" w:date="2022-03-21T10:15:00Z">
        <w:r w:rsidR="00BD2364">
          <w:rPr>
            <w:rFonts w:ascii="Segoe UI" w:eastAsia="Times New Roman" w:hAnsi="Segoe UI" w:cs="Segoe UI"/>
            <w:color w:val="172B4D"/>
            <w:sz w:val="21"/>
            <w:szCs w:val="21"/>
            <w:lang w:val="en-US"/>
          </w:rPr>
          <w:t>; it requires well-tailored, high</w:t>
        </w:r>
      </w:ins>
      <w:ins w:id="108" w:author="Fastman, Brandon" w:date="2022-03-21T10:10:00Z">
        <w:r w:rsidR="007B7328">
          <w:rPr>
            <w:rFonts w:ascii="Segoe UI" w:eastAsia="Times New Roman" w:hAnsi="Segoe UI" w:cs="Segoe UI"/>
            <w:color w:val="172B4D"/>
            <w:sz w:val="21"/>
            <w:szCs w:val="21"/>
            <w:lang w:val="en-US"/>
          </w:rPr>
          <w:t xml:space="preserve"> quality data sources</w:t>
        </w:r>
      </w:ins>
      <w:ins w:id="109" w:author="Fastman, Brandon" w:date="2022-03-21T10:16:00Z">
        <w:r w:rsidR="00BD2364">
          <w:rPr>
            <w:rFonts w:ascii="Segoe UI" w:eastAsia="Times New Roman" w:hAnsi="Segoe UI" w:cs="Segoe UI"/>
            <w:color w:val="172B4D"/>
            <w:sz w:val="21"/>
            <w:szCs w:val="21"/>
            <w:lang w:val="en-US"/>
          </w:rPr>
          <w:t>; i</w:t>
        </w:r>
      </w:ins>
      <w:ins w:id="110" w:author="Fastman, Brandon" w:date="2022-03-21T10:10:00Z">
        <w:r w:rsidR="007B7328">
          <w:rPr>
            <w:rFonts w:ascii="Segoe UI" w:eastAsia="Times New Roman" w:hAnsi="Segoe UI" w:cs="Segoe UI"/>
            <w:color w:val="172B4D"/>
            <w:sz w:val="21"/>
            <w:szCs w:val="21"/>
            <w:lang w:val="en-US"/>
          </w:rPr>
          <w:t>t must be secure</w:t>
        </w:r>
      </w:ins>
      <w:ins w:id="111" w:author="Fastman, Brandon" w:date="2022-03-21T10:16:00Z">
        <w:r w:rsidR="00BD2364">
          <w:rPr>
            <w:rFonts w:ascii="Segoe UI" w:eastAsia="Times New Roman" w:hAnsi="Segoe UI" w:cs="Segoe UI"/>
            <w:color w:val="172B4D"/>
            <w:sz w:val="21"/>
            <w:szCs w:val="21"/>
            <w:lang w:val="en-US"/>
          </w:rPr>
          <w:t>;</w:t>
        </w:r>
      </w:ins>
      <w:ins w:id="112" w:author="Fastman, Brandon" w:date="2022-03-21T10:10:00Z">
        <w:r w:rsidR="007B7328">
          <w:rPr>
            <w:rFonts w:ascii="Segoe UI" w:eastAsia="Times New Roman" w:hAnsi="Segoe UI" w:cs="Segoe UI"/>
            <w:color w:val="172B4D"/>
            <w:sz w:val="21"/>
            <w:szCs w:val="21"/>
            <w:lang w:val="en-US"/>
          </w:rPr>
          <w:t xml:space="preserve"> and last but not least, it must </w:t>
        </w:r>
      </w:ins>
      <w:ins w:id="113" w:author="Fastman, Brandon" w:date="2022-03-21T10:11:00Z">
        <w:r w:rsidR="00925E1F">
          <w:rPr>
            <w:rFonts w:ascii="Segoe UI" w:eastAsia="Times New Roman" w:hAnsi="Segoe UI" w:cs="Segoe UI"/>
            <w:color w:val="172B4D"/>
            <w:sz w:val="21"/>
            <w:szCs w:val="21"/>
            <w:lang w:val="en-US"/>
          </w:rPr>
          <w:t xml:space="preserve">follow rigorous ethical standards. </w:t>
        </w:r>
      </w:ins>
      <w:ins w:id="114" w:author="Fastman, Brandon" w:date="2022-03-21T10:08:00Z">
        <w:r w:rsidR="004847A3">
          <w:rPr>
            <w:rFonts w:ascii="Segoe UI" w:eastAsia="Times New Roman" w:hAnsi="Segoe UI" w:cs="Segoe UI"/>
            <w:color w:val="172B4D"/>
            <w:sz w:val="21"/>
            <w:szCs w:val="21"/>
            <w:lang w:val="en-US"/>
          </w:rPr>
          <w:t xml:space="preserve"> </w:t>
        </w:r>
      </w:ins>
    </w:p>
    <w:p w14:paraId="3ABC5088" w14:textId="69D8A89D" w:rsidR="00256E88" w:rsidRDefault="003301F2" w:rsidP="00A665E1">
      <w:pPr>
        <w:shd w:val="clear" w:color="auto" w:fill="FFFFFF"/>
        <w:spacing w:before="150" w:line="240" w:lineRule="auto"/>
        <w:rPr>
          <w:ins w:id="115" w:author="Fastman, Brandon" w:date="2022-03-21T10:17:00Z"/>
          <w:rFonts w:ascii="Segoe UI" w:eastAsia="Times New Roman" w:hAnsi="Segoe UI" w:cs="Segoe UI"/>
          <w:color w:val="172B4D"/>
          <w:sz w:val="21"/>
          <w:szCs w:val="21"/>
          <w:lang w:val="en-US"/>
        </w:rPr>
        <w:pPrChange w:id="116" w:author="Fastman, Brandon" w:date="2022-03-21T10:17:00Z">
          <w:pPr/>
        </w:pPrChange>
      </w:pPr>
      <w:ins w:id="117" w:author="Fastman, Brandon" w:date="2022-03-21T10:18:00Z">
        <w:r>
          <w:rPr>
            <w:rFonts w:ascii="Segoe UI" w:eastAsia="Times New Roman" w:hAnsi="Segoe UI" w:cs="Segoe UI"/>
            <w:color w:val="172B4D"/>
            <w:sz w:val="21"/>
            <w:szCs w:val="21"/>
            <w:lang w:val="en-US"/>
          </w:rPr>
          <w:t xml:space="preserve">To learn more about how to </w:t>
        </w:r>
        <w:proofErr w:type="gramStart"/>
        <w:r>
          <w:rPr>
            <w:rFonts w:ascii="Segoe UI" w:eastAsia="Times New Roman" w:hAnsi="Segoe UI" w:cs="Segoe UI"/>
            <w:color w:val="172B4D"/>
            <w:sz w:val="21"/>
            <w:szCs w:val="21"/>
            <w:lang w:val="en-US"/>
          </w:rPr>
          <w:t>responsibly, effectively, and efficiently devise AI solutions</w:t>
        </w:r>
        <w:proofErr w:type="gramEnd"/>
        <w:r>
          <w:rPr>
            <w:rFonts w:ascii="Segoe UI" w:eastAsia="Times New Roman" w:hAnsi="Segoe UI" w:cs="Segoe UI"/>
            <w:color w:val="172B4D"/>
            <w:sz w:val="21"/>
            <w:szCs w:val="21"/>
            <w:lang w:val="en-US"/>
          </w:rPr>
          <w:t xml:space="preserve">, </w:t>
        </w:r>
        <w:r w:rsidR="006F3BEF">
          <w:rPr>
            <w:rFonts w:ascii="Segoe UI" w:eastAsia="Times New Roman" w:hAnsi="Segoe UI" w:cs="Segoe UI"/>
            <w:color w:val="172B4D"/>
            <w:sz w:val="21"/>
            <w:szCs w:val="21"/>
            <w:lang w:val="en-US"/>
          </w:rPr>
          <w:t xml:space="preserve">check out the </w:t>
        </w:r>
      </w:ins>
      <w:ins w:id="118" w:author="Fastman, Brandon" w:date="2022-03-21T10:19:00Z">
        <w:r w:rsidR="006F3BEF">
          <w:rPr>
            <w:rFonts w:ascii="Segoe UI" w:eastAsia="Times New Roman" w:hAnsi="Segoe UI" w:cs="Segoe UI"/>
            <w:color w:val="172B4D"/>
            <w:sz w:val="21"/>
            <w:szCs w:val="21"/>
            <w:lang w:val="en-US"/>
          </w:rPr>
          <w:t>&lt;link&gt;</w:t>
        </w:r>
      </w:ins>
      <w:ins w:id="119" w:author="Fastman, Brandon" w:date="2022-03-21T10:18:00Z">
        <w:r w:rsidR="006F3BEF">
          <w:rPr>
            <w:rFonts w:ascii="Segoe UI" w:eastAsia="Times New Roman" w:hAnsi="Segoe UI" w:cs="Segoe UI"/>
            <w:color w:val="172B4D"/>
            <w:sz w:val="21"/>
            <w:szCs w:val="21"/>
            <w:lang w:val="en-US"/>
          </w:rPr>
          <w:t>CMS AI Playb</w:t>
        </w:r>
      </w:ins>
      <w:ins w:id="120" w:author="Fastman, Brandon" w:date="2022-03-21T10:19:00Z">
        <w:r w:rsidR="006F3BEF">
          <w:rPr>
            <w:rFonts w:ascii="Segoe UI" w:eastAsia="Times New Roman" w:hAnsi="Segoe UI" w:cs="Segoe UI"/>
            <w:color w:val="172B4D"/>
            <w:sz w:val="21"/>
            <w:szCs w:val="21"/>
            <w:lang w:val="en-US"/>
          </w:rPr>
          <w:t>ook&lt;link&gt;.</w:t>
        </w:r>
      </w:ins>
    </w:p>
    <w:p w14:paraId="42B22BC0" w14:textId="77777777" w:rsidR="00A665E1" w:rsidRPr="00732A01" w:rsidRDefault="00A665E1" w:rsidP="00732A01">
      <w:pPr>
        <w:pPrChange w:id="121" w:author="Fastman, Brandon" w:date="2022-03-16T14:06:00Z">
          <w:pPr>
            <w:pStyle w:val="Heading2"/>
          </w:pPr>
        </w:pPrChange>
      </w:pPr>
    </w:p>
    <w:p w14:paraId="0FB0A1CC" w14:textId="77777777" w:rsidR="00B90747" w:rsidRDefault="00A65500">
      <w:r>
        <w:t>Now: Link to PDF</w:t>
      </w:r>
    </w:p>
    <w:p w14:paraId="063BCD61" w14:textId="77777777" w:rsidR="00B90747" w:rsidRDefault="00A65500">
      <w:r>
        <w:t xml:space="preserve">Future: Hardcode content in markdown. </w:t>
      </w:r>
    </w:p>
    <w:p w14:paraId="3F42B38B" w14:textId="77777777" w:rsidR="00B90747" w:rsidRDefault="00A65500">
      <w:r>
        <w:t xml:space="preserve">Rick with </w:t>
      </w:r>
      <w:proofErr w:type="spellStart"/>
      <w:r>
        <w:t>dreamweaver</w:t>
      </w:r>
      <w:proofErr w:type="spellEnd"/>
      <w:r>
        <w:t>.</w:t>
      </w:r>
    </w:p>
    <w:p w14:paraId="7CEEA2E6" w14:textId="144C7A4A" w:rsidR="00B90747" w:rsidRDefault="00A65500">
      <w:pPr>
        <w:pStyle w:val="Heading2"/>
        <w:rPr>
          <w:ins w:id="122" w:author="Fastman, Brandon" w:date="2022-03-16T14:07:00Z"/>
        </w:rPr>
      </w:pPr>
      <w:bookmarkStart w:id="123" w:name="_fpfu2clrienu" w:colFirst="0" w:colLast="0"/>
      <w:bookmarkEnd w:id="123"/>
      <w:r>
        <w:t xml:space="preserve">HHS </w:t>
      </w:r>
      <w:ins w:id="124" w:author="Fastman, Brandon" w:date="2022-03-21T16:58:00Z">
        <w:r w:rsidR="00222E4C">
          <w:t xml:space="preserve">Trustworthy AI </w:t>
        </w:r>
      </w:ins>
      <w:r>
        <w:t>Playbook</w:t>
      </w:r>
    </w:p>
    <w:p w14:paraId="7746F864" w14:textId="77777777" w:rsidR="001F5CF1" w:rsidRPr="00732A01" w:rsidRDefault="001F5CF1" w:rsidP="001F5CF1">
      <w:pPr>
        <w:shd w:val="clear" w:color="auto" w:fill="FFFFFF"/>
        <w:spacing w:before="150" w:line="240" w:lineRule="auto"/>
        <w:rPr>
          <w:ins w:id="125" w:author="Fastman, Brandon" w:date="2022-03-16T14:07:00Z"/>
          <w:rFonts w:ascii="Segoe UI" w:eastAsia="Times New Roman" w:hAnsi="Segoe UI" w:cs="Segoe UI"/>
          <w:color w:val="172B4D"/>
          <w:sz w:val="21"/>
          <w:szCs w:val="21"/>
          <w:lang w:val="en-US"/>
        </w:rPr>
      </w:pPr>
      <w:ins w:id="126" w:author="Fastman, Brandon" w:date="2022-03-16T14:07:00Z">
        <w:r>
          <w:rPr>
            <w:rFonts w:ascii="Segoe UI" w:eastAsia="Times New Roman" w:hAnsi="Segoe UI" w:cs="Segoe UI"/>
            <w:color w:val="172B4D"/>
            <w:sz w:val="21"/>
            <w:szCs w:val="21"/>
            <w:lang w:val="en-US"/>
          </w:rPr>
          <w:t>There</w:t>
        </w:r>
        <w:r w:rsidRPr="00732A01">
          <w:rPr>
            <w:rFonts w:ascii="Segoe UI" w:eastAsia="Times New Roman" w:hAnsi="Segoe UI" w:cs="Segoe UI"/>
            <w:color w:val="172B4D"/>
            <w:sz w:val="21"/>
            <w:szCs w:val="21"/>
            <w:lang w:val="en-US"/>
          </w:rPr>
          <w:t xml:space="preserve"> are several ethical considerations to address when designing AI-enabled systems. These considerations are explained in the U.S. Department of Health and Human Services’ </w:t>
        </w:r>
        <w:r w:rsidRPr="00732A01">
          <w:rPr>
            <w:rFonts w:ascii="Segoe UI" w:eastAsia="Times New Roman" w:hAnsi="Segoe UI" w:cs="Segoe UI"/>
            <w:color w:val="172B4D"/>
            <w:sz w:val="21"/>
            <w:szCs w:val="21"/>
            <w:lang w:val="en-US"/>
          </w:rPr>
          <w:fldChar w:fldCharType="begin"/>
        </w:r>
        <w:r w:rsidRPr="00732A01">
          <w:rPr>
            <w:rFonts w:ascii="Segoe UI" w:eastAsia="Times New Roman" w:hAnsi="Segoe UI" w:cs="Segoe UI"/>
            <w:color w:val="172B4D"/>
            <w:sz w:val="21"/>
            <w:szCs w:val="21"/>
            <w:lang w:val="en-US"/>
          </w:rPr>
          <w:instrText xml:space="preserve"> HYPERLINK "https://www.hhs.gov/sites/default/files/hhs-trustworthy-ai-playbook.pdf" </w:instrText>
        </w:r>
        <w:r w:rsidRPr="00732A01">
          <w:rPr>
            <w:rFonts w:ascii="Segoe UI" w:eastAsia="Times New Roman" w:hAnsi="Segoe UI" w:cs="Segoe UI"/>
            <w:color w:val="172B4D"/>
            <w:sz w:val="21"/>
            <w:szCs w:val="21"/>
            <w:lang w:val="en-US"/>
          </w:rPr>
          <w:fldChar w:fldCharType="separate"/>
        </w:r>
        <w:r w:rsidRPr="00732A01">
          <w:rPr>
            <w:rFonts w:ascii="Segoe UI" w:eastAsia="Times New Roman" w:hAnsi="Segoe UI" w:cs="Segoe UI"/>
            <w:color w:val="0052CC"/>
            <w:sz w:val="21"/>
            <w:szCs w:val="21"/>
            <w:u w:val="single"/>
            <w:lang w:val="en-US"/>
          </w:rPr>
          <w:t>Trustworthy AI Playbook</w:t>
        </w:r>
        <w:r w:rsidRPr="00732A01">
          <w:rPr>
            <w:rFonts w:ascii="Segoe UI" w:eastAsia="Times New Roman" w:hAnsi="Segoe UI" w:cs="Segoe UI"/>
            <w:color w:val="172B4D"/>
            <w:sz w:val="21"/>
            <w:szCs w:val="21"/>
            <w:lang w:val="en-US"/>
          </w:rPr>
          <w:fldChar w:fldCharType="end"/>
        </w:r>
        <w:r w:rsidRPr="00732A01">
          <w:rPr>
            <w:rFonts w:ascii="Segoe UI" w:eastAsia="Times New Roman" w:hAnsi="Segoe UI" w:cs="Segoe UI"/>
            <w:color w:val="172B4D"/>
            <w:sz w:val="21"/>
            <w:szCs w:val="21"/>
            <w:lang w:val="en-US"/>
          </w:rPr>
          <w:t>, which was released in September 2021. The Handbook covers six overarching principles of Responsible AI, based on </w:t>
        </w:r>
        <w:r w:rsidRPr="00732A01">
          <w:rPr>
            <w:rFonts w:ascii="Segoe UI" w:eastAsia="Times New Roman" w:hAnsi="Segoe UI" w:cs="Segoe UI"/>
            <w:color w:val="172B4D"/>
            <w:sz w:val="21"/>
            <w:szCs w:val="21"/>
            <w:lang w:val="en-US"/>
          </w:rPr>
          <w:fldChar w:fldCharType="begin"/>
        </w:r>
        <w:r w:rsidRPr="00732A01">
          <w:rPr>
            <w:rFonts w:ascii="Segoe UI" w:eastAsia="Times New Roman" w:hAnsi="Segoe UI" w:cs="Segoe UI"/>
            <w:color w:val="172B4D"/>
            <w:sz w:val="21"/>
            <w:szCs w:val="21"/>
            <w:lang w:val="en-US"/>
          </w:rPr>
          <w:instrText xml:space="preserve"> HYPERLINK "https://www.federalregister.gov/documents/2020/12/08/2020-27065/promoting-the-use-of-trustworthy-artificial-intelligence-in-the-federal-government" </w:instrText>
        </w:r>
        <w:r w:rsidRPr="00732A01">
          <w:rPr>
            <w:rFonts w:ascii="Segoe UI" w:eastAsia="Times New Roman" w:hAnsi="Segoe UI" w:cs="Segoe UI"/>
            <w:color w:val="172B4D"/>
            <w:sz w:val="21"/>
            <w:szCs w:val="21"/>
            <w:lang w:val="en-US"/>
          </w:rPr>
          <w:fldChar w:fldCharType="separate"/>
        </w:r>
        <w:r w:rsidRPr="00732A01">
          <w:rPr>
            <w:rFonts w:ascii="Segoe UI" w:eastAsia="Times New Roman" w:hAnsi="Segoe UI" w:cs="Segoe UI"/>
            <w:color w:val="0052CC"/>
            <w:sz w:val="21"/>
            <w:szCs w:val="21"/>
            <w:u w:val="single"/>
            <w:lang w:val="en-US"/>
          </w:rPr>
          <w:t>Executive Order 13960</w:t>
        </w:r>
        <w:r w:rsidRPr="00732A01">
          <w:rPr>
            <w:rFonts w:ascii="Segoe UI" w:eastAsia="Times New Roman" w:hAnsi="Segoe UI" w:cs="Segoe UI"/>
            <w:color w:val="172B4D"/>
            <w:sz w:val="21"/>
            <w:szCs w:val="21"/>
            <w:lang w:val="en-US"/>
          </w:rPr>
          <w:fldChar w:fldCharType="end"/>
        </w:r>
        <w:r w:rsidRPr="00732A01">
          <w:rPr>
            <w:rFonts w:ascii="Segoe UI" w:eastAsia="Times New Roman" w:hAnsi="Segoe UI" w:cs="Segoe UI"/>
            <w:color w:val="172B4D"/>
            <w:sz w:val="21"/>
            <w:szCs w:val="21"/>
            <w:lang w:val="en-US"/>
          </w:rPr>
          <w:t>, “Promoting the Use of Trustworthy Artificial Intelligence in the Federal Government, and OMB </w:t>
        </w:r>
        <w:r w:rsidRPr="00732A01">
          <w:rPr>
            <w:rFonts w:ascii="Segoe UI" w:eastAsia="Times New Roman" w:hAnsi="Segoe UI" w:cs="Segoe UI"/>
            <w:color w:val="172B4D"/>
            <w:sz w:val="21"/>
            <w:szCs w:val="21"/>
            <w:lang w:val="en-US"/>
          </w:rPr>
          <w:fldChar w:fldCharType="begin"/>
        </w:r>
        <w:r w:rsidRPr="00732A01">
          <w:rPr>
            <w:rFonts w:ascii="Segoe UI" w:eastAsia="Times New Roman" w:hAnsi="Segoe UI" w:cs="Segoe UI"/>
            <w:color w:val="172B4D"/>
            <w:sz w:val="21"/>
            <w:szCs w:val="21"/>
            <w:lang w:val="en-US"/>
          </w:rPr>
          <w:instrText xml:space="preserve"> HYPERLINK "https://www.whitehouse.gov/wp-content/uploads/2020/11/M-21-06.pdf" </w:instrText>
        </w:r>
        <w:r w:rsidRPr="00732A01">
          <w:rPr>
            <w:rFonts w:ascii="Segoe UI" w:eastAsia="Times New Roman" w:hAnsi="Segoe UI" w:cs="Segoe UI"/>
            <w:color w:val="172B4D"/>
            <w:sz w:val="21"/>
            <w:szCs w:val="21"/>
            <w:lang w:val="en-US"/>
          </w:rPr>
          <w:fldChar w:fldCharType="separate"/>
        </w:r>
        <w:r w:rsidRPr="00732A01">
          <w:rPr>
            <w:rFonts w:ascii="Segoe UI" w:eastAsia="Times New Roman" w:hAnsi="Segoe UI" w:cs="Segoe UI"/>
            <w:color w:val="0052CC"/>
            <w:sz w:val="21"/>
            <w:szCs w:val="21"/>
            <w:u w:val="single"/>
            <w:lang w:val="en-US"/>
          </w:rPr>
          <w:t>Memorandum M-21-06</w:t>
        </w:r>
        <w:r w:rsidRPr="00732A01">
          <w:rPr>
            <w:rFonts w:ascii="Segoe UI" w:eastAsia="Times New Roman" w:hAnsi="Segoe UI" w:cs="Segoe UI"/>
            <w:color w:val="172B4D"/>
            <w:sz w:val="21"/>
            <w:szCs w:val="21"/>
            <w:lang w:val="en-US"/>
          </w:rPr>
          <w:fldChar w:fldCharType="end"/>
        </w:r>
        <w:r w:rsidRPr="00732A01">
          <w:rPr>
            <w:rFonts w:ascii="Segoe UI" w:eastAsia="Times New Roman" w:hAnsi="Segoe UI" w:cs="Segoe UI"/>
            <w:color w:val="172B4D"/>
            <w:sz w:val="21"/>
            <w:szCs w:val="21"/>
            <w:lang w:val="en-US"/>
          </w:rPr>
          <w:t>, “Guidance for Regulation of Artificial Intelligence Applications.”</w:t>
        </w:r>
      </w:ins>
    </w:p>
    <w:p w14:paraId="78B417F9" w14:textId="77777777" w:rsidR="001F5CF1" w:rsidRPr="00732A01" w:rsidRDefault="001F5CF1" w:rsidP="001F5CF1">
      <w:pPr>
        <w:shd w:val="clear" w:color="auto" w:fill="FFFFFF"/>
        <w:spacing w:before="150" w:line="240" w:lineRule="auto"/>
        <w:rPr>
          <w:ins w:id="127" w:author="Fastman, Brandon" w:date="2022-03-16T14:07:00Z"/>
          <w:rFonts w:ascii="Segoe UI" w:eastAsia="Times New Roman" w:hAnsi="Segoe UI" w:cs="Segoe UI"/>
          <w:color w:val="172B4D"/>
          <w:sz w:val="21"/>
          <w:szCs w:val="21"/>
          <w:lang w:val="en-US"/>
        </w:rPr>
      </w:pPr>
      <w:ins w:id="128" w:author="Fastman, Brandon" w:date="2022-03-16T14:07:00Z">
        <w:r w:rsidRPr="00732A01">
          <w:rPr>
            <w:rFonts w:ascii="Segoe UI" w:eastAsia="Times New Roman" w:hAnsi="Segoe UI" w:cs="Segoe UI"/>
            <w:color w:val="172B4D"/>
            <w:sz w:val="21"/>
            <w:szCs w:val="21"/>
            <w:lang w:val="en-US"/>
          </w:rPr>
          <w:t>The playbook demands that AI adhere to six principles. It should be </w:t>
        </w:r>
        <w:r w:rsidRPr="00732A01">
          <w:rPr>
            <w:rFonts w:ascii="Segoe UI" w:eastAsia="Times New Roman" w:hAnsi="Segoe UI" w:cs="Segoe UI"/>
            <w:b/>
            <w:bCs/>
            <w:color w:val="172B4D"/>
            <w:sz w:val="21"/>
            <w:szCs w:val="21"/>
            <w:lang w:val="en-US"/>
          </w:rPr>
          <w:t>fair and impartial; transparent and explainable; responsible and accountable; robust and reliable; private; safe and secure</w:t>
        </w:r>
        <w:r w:rsidRPr="00732A01">
          <w:rPr>
            <w:rFonts w:ascii="Segoe UI" w:eastAsia="Times New Roman" w:hAnsi="Segoe UI" w:cs="Segoe UI"/>
            <w:color w:val="172B4D"/>
            <w:sz w:val="21"/>
            <w:szCs w:val="21"/>
            <w:lang w:val="en-US"/>
          </w:rPr>
          <w:t>. Additionally, the playbook lists concrete steps we can take to encode these principles while designing AI solutions. Some examples are:</w:t>
        </w:r>
      </w:ins>
    </w:p>
    <w:p w14:paraId="3008B135" w14:textId="77777777" w:rsidR="001F5CF1" w:rsidRPr="00732A01" w:rsidRDefault="001F5CF1" w:rsidP="001F5CF1">
      <w:pPr>
        <w:numPr>
          <w:ilvl w:val="0"/>
          <w:numId w:val="5"/>
        </w:numPr>
        <w:shd w:val="clear" w:color="auto" w:fill="FFFFFF"/>
        <w:spacing w:before="100" w:beforeAutospacing="1" w:after="100" w:afterAutospacing="1" w:line="240" w:lineRule="auto"/>
        <w:rPr>
          <w:ins w:id="129" w:author="Fastman, Brandon" w:date="2022-03-16T14:07:00Z"/>
          <w:rFonts w:ascii="Segoe UI" w:eastAsia="Times New Roman" w:hAnsi="Segoe UI" w:cs="Segoe UI"/>
          <w:color w:val="172B4D"/>
          <w:sz w:val="21"/>
          <w:szCs w:val="21"/>
          <w:lang w:val="en-US"/>
        </w:rPr>
      </w:pPr>
      <w:ins w:id="130" w:author="Fastman, Brandon" w:date="2022-03-16T14:07:00Z">
        <w:r w:rsidRPr="00732A01">
          <w:rPr>
            <w:rFonts w:ascii="Segoe UI" w:eastAsia="Times New Roman" w:hAnsi="Segoe UI" w:cs="Segoe UI"/>
            <w:color w:val="172B4D"/>
            <w:sz w:val="21"/>
            <w:szCs w:val="21"/>
            <w:lang w:val="en-US"/>
          </w:rPr>
          <w:t>Obtaining consent from patients for the use of mobile data that will be used in an app to track disease symptoms (Privacy)</w:t>
        </w:r>
      </w:ins>
    </w:p>
    <w:p w14:paraId="5882FA92" w14:textId="77777777" w:rsidR="001F5CF1" w:rsidRPr="00732A01" w:rsidRDefault="001F5CF1" w:rsidP="001F5CF1">
      <w:pPr>
        <w:numPr>
          <w:ilvl w:val="0"/>
          <w:numId w:val="5"/>
        </w:numPr>
        <w:shd w:val="clear" w:color="auto" w:fill="FFFFFF"/>
        <w:spacing w:before="100" w:beforeAutospacing="1" w:after="100" w:afterAutospacing="1" w:line="240" w:lineRule="auto"/>
        <w:rPr>
          <w:ins w:id="131" w:author="Fastman, Brandon" w:date="2022-03-16T14:07:00Z"/>
          <w:rFonts w:ascii="Segoe UI" w:eastAsia="Times New Roman" w:hAnsi="Segoe UI" w:cs="Segoe UI"/>
          <w:color w:val="172B4D"/>
          <w:sz w:val="21"/>
          <w:szCs w:val="21"/>
          <w:lang w:val="en-US"/>
        </w:rPr>
      </w:pPr>
      <w:ins w:id="132" w:author="Fastman, Brandon" w:date="2022-03-16T14:07:00Z">
        <w:r w:rsidRPr="00732A01">
          <w:rPr>
            <w:rFonts w:ascii="Segoe UI" w:eastAsia="Times New Roman" w:hAnsi="Segoe UI" w:cs="Segoe UI"/>
            <w:color w:val="172B4D"/>
            <w:sz w:val="21"/>
            <w:szCs w:val="21"/>
            <w:lang w:val="en-US"/>
          </w:rPr>
          <w:t xml:space="preserve">Including data encryption, user authentication, and other applicable security controls in </w:t>
        </w:r>
        <w:proofErr w:type="gramStart"/>
        <w:r w:rsidRPr="00732A01">
          <w:rPr>
            <w:rFonts w:ascii="Segoe UI" w:eastAsia="Times New Roman" w:hAnsi="Segoe UI" w:cs="Segoe UI"/>
            <w:color w:val="172B4D"/>
            <w:sz w:val="21"/>
            <w:szCs w:val="21"/>
            <w:lang w:val="en-US"/>
          </w:rPr>
          <w:t>a</w:t>
        </w:r>
        <w:proofErr w:type="gramEnd"/>
        <w:r w:rsidRPr="00732A01">
          <w:rPr>
            <w:rFonts w:ascii="Segoe UI" w:eastAsia="Times New Roman" w:hAnsi="Segoe UI" w:cs="Segoe UI"/>
            <w:color w:val="172B4D"/>
            <w:sz w:val="21"/>
            <w:szCs w:val="21"/>
            <w:lang w:val="en-US"/>
          </w:rPr>
          <w:t xml:space="preserve"> NLP-based AI application that interprets handwritten medical records (Safe/Secure)</w:t>
        </w:r>
      </w:ins>
    </w:p>
    <w:p w14:paraId="33D39559" w14:textId="77777777" w:rsidR="001F5CF1" w:rsidRPr="00732A01" w:rsidRDefault="001F5CF1" w:rsidP="001F5CF1">
      <w:pPr>
        <w:numPr>
          <w:ilvl w:val="0"/>
          <w:numId w:val="5"/>
        </w:numPr>
        <w:shd w:val="clear" w:color="auto" w:fill="FFFFFF"/>
        <w:spacing w:before="100" w:beforeAutospacing="1" w:after="100" w:afterAutospacing="1" w:line="240" w:lineRule="auto"/>
        <w:rPr>
          <w:ins w:id="133" w:author="Fastman, Brandon" w:date="2022-03-16T14:07:00Z"/>
          <w:rFonts w:ascii="Segoe UI" w:eastAsia="Times New Roman" w:hAnsi="Segoe UI" w:cs="Segoe UI"/>
          <w:color w:val="172B4D"/>
          <w:sz w:val="21"/>
          <w:szCs w:val="21"/>
          <w:lang w:val="en-US"/>
        </w:rPr>
      </w:pPr>
      <w:ins w:id="134" w:author="Fastman, Brandon" w:date="2022-03-16T14:07:00Z">
        <w:r w:rsidRPr="00732A01">
          <w:rPr>
            <w:rFonts w:ascii="Segoe UI" w:eastAsia="Times New Roman" w:hAnsi="Segoe UI" w:cs="Segoe UI"/>
            <w:color w:val="172B4D"/>
            <w:sz w:val="21"/>
            <w:szCs w:val="21"/>
            <w:lang w:val="en-US"/>
          </w:rPr>
          <w:t>Establishing clear roles and responsibilities for people involved in creating AI solutions, especially so that specific people are accountable when solutions do not perform adequately (Responsible/Accountable)</w:t>
        </w:r>
      </w:ins>
    </w:p>
    <w:p w14:paraId="571536CC" w14:textId="77777777" w:rsidR="001F5CF1" w:rsidRPr="00732A01" w:rsidRDefault="001F5CF1" w:rsidP="001F5CF1">
      <w:pPr>
        <w:shd w:val="clear" w:color="auto" w:fill="FFFFFF"/>
        <w:spacing w:before="150" w:line="240" w:lineRule="auto"/>
        <w:rPr>
          <w:ins w:id="135" w:author="Fastman, Brandon" w:date="2022-03-16T14:07:00Z"/>
          <w:rFonts w:ascii="Segoe UI" w:eastAsia="Times New Roman" w:hAnsi="Segoe UI" w:cs="Segoe UI"/>
          <w:color w:val="172B4D"/>
          <w:sz w:val="21"/>
          <w:szCs w:val="21"/>
          <w:lang w:val="en-US"/>
        </w:rPr>
      </w:pPr>
      <w:ins w:id="136" w:author="Fastman, Brandon" w:date="2022-03-16T14:07:00Z">
        <w:r w:rsidRPr="00732A01">
          <w:rPr>
            <w:rFonts w:ascii="Segoe UI" w:eastAsia="Times New Roman" w:hAnsi="Segoe UI" w:cs="Segoe UI"/>
            <w:color w:val="172B4D"/>
            <w:sz w:val="21"/>
            <w:szCs w:val="21"/>
            <w:lang w:val="en-US"/>
          </w:rPr>
          <w:lastRenderedPageBreak/>
          <w:t>The six principles of Responsible AI must be tended to throughout the data life cycle, from initial conception of a solution to its operation and maintenance. For more detailed information, refer to the </w:t>
        </w:r>
        <w:r w:rsidRPr="00732A01">
          <w:rPr>
            <w:rFonts w:ascii="Segoe UI" w:eastAsia="Times New Roman" w:hAnsi="Segoe UI" w:cs="Segoe UI"/>
            <w:color w:val="172B4D"/>
            <w:sz w:val="21"/>
            <w:szCs w:val="21"/>
            <w:lang w:val="en-US"/>
          </w:rPr>
          <w:fldChar w:fldCharType="begin"/>
        </w:r>
        <w:r w:rsidRPr="00732A01">
          <w:rPr>
            <w:rFonts w:ascii="Segoe UI" w:eastAsia="Times New Roman" w:hAnsi="Segoe UI" w:cs="Segoe UI"/>
            <w:color w:val="172B4D"/>
            <w:sz w:val="21"/>
            <w:szCs w:val="21"/>
            <w:lang w:val="en-US"/>
          </w:rPr>
          <w:instrText xml:space="preserve"> HYPERLINK "https://www.hhs.gov/sites/default/files/hhs-trustworthy-ai-playbook.pdf" </w:instrText>
        </w:r>
        <w:r w:rsidRPr="00732A01">
          <w:rPr>
            <w:rFonts w:ascii="Segoe UI" w:eastAsia="Times New Roman" w:hAnsi="Segoe UI" w:cs="Segoe UI"/>
            <w:color w:val="172B4D"/>
            <w:sz w:val="21"/>
            <w:szCs w:val="21"/>
            <w:lang w:val="en-US"/>
          </w:rPr>
          <w:fldChar w:fldCharType="separate"/>
        </w:r>
        <w:r w:rsidRPr="00732A01">
          <w:rPr>
            <w:rFonts w:ascii="Segoe UI" w:eastAsia="Times New Roman" w:hAnsi="Segoe UI" w:cs="Segoe UI"/>
            <w:color w:val="0052CC"/>
            <w:sz w:val="21"/>
            <w:szCs w:val="21"/>
            <w:u w:val="single"/>
            <w:lang w:val="en-US"/>
          </w:rPr>
          <w:t>Trustworthy AI Playbook</w:t>
        </w:r>
        <w:r w:rsidRPr="00732A01">
          <w:rPr>
            <w:rFonts w:ascii="Segoe UI" w:eastAsia="Times New Roman" w:hAnsi="Segoe UI" w:cs="Segoe UI"/>
            <w:color w:val="172B4D"/>
            <w:sz w:val="21"/>
            <w:szCs w:val="21"/>
            <w:lang w:val="en-US"/>
          </w:rPr>
          <w:fldChar w:fldCharType="end"/>
        </w:r>
        <w:r w:rsidRPr="00732A01">
          <w:rPr>
            <w:rFonts w:ascii="Segoe UI" w:eastAsia="Times New Roman" w:hAnsi="Segoe UI" w:cs="Segoe UI"/>
            <w:color w:val="172B4D"/>
            <w:sz w:val="21"/>
            <w:szCs w:val="21"/>
            <w:lang w:val="en-US"/>
          </w:rPr>
          <w:t>. </w:t>
        </w:r>
      </w:ins>
    </w:p>
    <w:p w14:paraId="0F4924F8" w14:textId="77777777" w:rsidR="001F5CF1" w:rsidRPr="001F5CF1" w:rsidRDefault="001F5CF1" w:rsidP="001F5CF1">
      <w:pPr>
        <w:pPrChange w:id="137" w:author="Fastman, Brandon" w:date="2022-03-16T14:07:00Z">
          <w:pPr>
            <w:pStyle w:val="Heading2"/>
          </w:pPr>
        </w:pPrChange>
      </w:pPr>
    </w:p>
    <w:p w14:paraId="69EC55BA" w14:textId="278EA9AC" w:rsidR="00B90747" w:rsidRDefault="00A65500">
      <w:r>
        <w:t>Now and Future: Link to PDF</w:t>
      </w:r>
      <w:ins w:id="138" w:author="Fastman, Brandon" w:date="2022-03-03T14:25:00Z">
        <w:r w:rsidR="00886F04">
          <w:t xml:space="preserve"> </w:t>
        </w:r>
        <w:r w:rsidR="00886F04" w:rsidRPr="00886F04">
          <w:t>https://www.hhs.gov/sites/default/files/hhs-trustworthy-ai-playbook.pdf</w:t>
        </w:r>
      </w:ins>
    </w:p>
    <w:p w14:paraId="2AA1AA4C" w14:textId="77777777" w:rsidR="00B90747" w:rsidRDefault="00B90747"/>
    <w:p w14:paraId="170EE467" w14:textId="77777777" w:rsidR="00B90747" w:rsidRDefault="00A65500">
      <w:r>
        <w:rPr>
          <w:noProof/>
        </w:rPr>
        <w:drawing>
          <wp:inline distT="114300" distB="114300" distL="114300" distR="114300" wp14:anchorId="54627B84" wp14:editId="61294EC4">
            <wp:extent cx="2720400" cy="2135851"/>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720400" cy="2135851"/>
                    </a:xfrm>
                    <a:prstGeom prst="rect">
                      <a:avLst/>
                    </a:prstGeom>
                    <a:ln/>
                  </pic:spPr>
                </pic:pic>
              </a:graphicData>
            </a:graphic>
          </wp:inline>
        </w:drawing>
      </w:r>
    </w:p>
    <w:p w14:paraId="315CFF23" w14:textId="77777777" w:rsidR="00B90747" w:rsidRDefault="00B90747"/>
    <w:p w14:paraId="3383B819" w14:textId="3264B7A9" w:rsidR="00F927B4" w:rsidRPr="00F927B4" w:rsidRDefault="00A65500" w:rsidP="006C6A4E">
      <w:pPr>
        <w:pStyle w:val="Heading1"/>
      </w:pPr>
      <w:bookmarkStart w:id="139" w:name="_4xewa46ytwry" w:colFirst="0" w:colLast="0"/>
      <w:bookmarkEnd w:id="139"/>
      <w:r>
        <w:t>Resources Landing Page</w:t>
      </w:r>
    </w:p>
    <w:p w14:paraId="4A35F7A6" w14:textId="77777777" w:rsidR="00B90747" w:rsidRDefault="00A65500">
      <w:r>
        <w:t>Blurb about each child</w:t>
      </w:r>
    </w:p>
    <w:p w14:paraId="136A6C61" w14:textId="77777777" w:rsidR="00B90747" w:rsidRDefault="00B90747"/>
    <w:p w14:paraId="74CC8D3E" w14:textId="77777777" w:rsidR="00B90747" w:rsidRDefault="00A65500">
      <w:pPr>
        <w:rPr>
          <w:b/>
        </w:rPr>
      </w:pPr>
      <w:r>
        <w:rPr>
          <w:b/>
        </w:rPr>
        <w:t>List of actual resources:</w:t>
      </w:r>
    </w:p>
    <w:p w14:paraId="665372B7" w14:textId="77777777" w:rsidR="00B90747" w:rsidRDefault="00A65500">
      <w:r>
        <w:t>Link to Data Summit page(s)</w:t>
      </w:r>
    </w:p>
    <w:p w14:paraId="2A64C59A" w14:textId="77777777" w:rsidR="00B90747" w:rsidRDefault="00A65500">
      <w:r>
        <w:t xml:space="preserve">Link to </w:t>
      </w:r>
      <w:proofErr w:type="spellStart"/>
      <w:r>
        <w:t>GovCIO</w:t>
      </w:r>
      <w:proofErr w:type="spellEnd"/>
      <w:r>
        <w:t xml:space="preserve"> article from Convergence</w:t>
      </w:r>
    </w:p>
    <w:p w14:paraId="76FD66BB" w14:textId="77777777" w:rsidR="00B90747" w:rsidRDefault="00A65500">
      <w:r>
        <w:t>Link to Convergence page(s)</w:t>
      </w:r>
    </w:p>
    <w:p w14:paraId="725B0034" w14:textId="77777777" w:rsidR="00B90747" w:rsidRDefault="00A65500">
      <w:r>
        <w:t xml:space="preserve">Link to </w:t>
      </w:r>
      <w:proofErr w:type="spellStart"/>
      <w:r>
        <w:t>RapidATO</w:t>
      </w:r>
      <w:proofErr w:type="spellEnd"/>
      <w:r>
        <w:t xml:space="preserve"> Article</w:t>
      </w:r>
    </w:p>
    <w:p w14:paraId="2823B6DD" w14:textId="77777777" w:rsidR="00B90747" w:rsidRDefault="00A65500">
      <w:r>
        <w:t>Link to Data Science Track Announcement</w:t>
      </w:r>
    </w:p>
    <w:p w14:paraId="7D2B0C61" w14:textId="77777777" w:rsidR="00B90747" w:rsidRDefault="00A65500">
      <w:r>
        <w:t>Link to AI Pilots Program Announcement</w:t>
      </w:r>
    </w:p>
    <w:p w14:paraId="7786EC1B" w14:textId="77777777" w:rsidR="00B90747" w:rsidRDefault="00A65500">
      <w:r>
        <w:t>Link to AI Playbook Announcement</w:t>
      </w:r>
    </w:p>
    <w:p w14:paraId="0E1CC637" w14:textId="77777777" w:rsidR="00B90747" w:rsidRDefault="00B90747"/>
    <w:p w14:paraId="00ECEFF2" w14:textId="09831056" w:rsidR="00B90747" w:rsidRDefault="00A65500">
      <w:pPr>
        <w:pStyle w:val="Heading2"/>
        <w:rPr>
          <w:ins w:id="140" w:author="Fastman, Brandon" w:date="2022-03-16T16:18:00Z"/>
        </w:rPr>
      </w:pPr>
      <w:bookmarkStart w:id="141" w:name="_fo4hjhe5cvkh" w:colFirst="0" w:colLast="0"/>
      <w:bookmarkEnd w:id="141"/>
      <w:r>
        <w:t>Use Case Library</w:t>
      </w:r>
    </w:p>
    <w:p w14:paraId="04166E37" w14:textId="7A7534AE" w:rsidR="00B73828" w:rsidRPr="00B73828" w:rsidRDefault="008B3599" w:rsidP="00B73828">
      <w:pPr>
        <w:pPrChange w:id="142" w:author="Fastman, Brandon" w:date="2022-03-16T16:18:00Z">
          <w:pPr>
            <w:pStyle w:val="Heading2"/>
          </w:pPr>
        </w:pPrChange>
      </w:pPr>
      <w:ins w:id="143" w:author="Fastman, Brandon" w:date="2022-03-16T16:18:00Z">
        <w:r>
          <w:t xml:space="preserve">AI will play a major role </w:t>
        </w:r>
      </w:ins>
      <w:ins w:id="144" w:author="Fastman, Brandon" w:date="2022-03-16T16:19:00Z">
        <w:r>
          <w:t xml:space="preserve">in the future of CMS, but it </w:t>
        </w:r>
        <w:r w:rsidR="00E20B95">
          <w:t xml:space="preserve">is </w:t>
        </w:r>
      </w:ins>
      <w:ins w:id="145" w:author="Fastman, Brandon" w:date="2022-03-17T09:33:00Z">
        <w:r w:rsidR="0060533A">
          <w:t xml:space="preserve">also </w:t>
        </w:r>
      </w:ins>
      <w:ins w:id="146" w:author="Fastman, Brandon" w:date="2022-03-16T16:19:00Z">
        <w:r w:rsidR="00E20B95">
          <w:t xml:space="preserve">already here. This page details </w:t>
        </w:r>
      </w:ins>
      <w:ins w:id="147" w:author="Fastman, Brandon" w:date="2022-03-16T16:20:00Z">
        <w:r w:rsidR="00B72C00">
          <w:t>AI products that are revolutionizing CMS operations.</w:t>
        </w:r>
      </w:ins>
      <w:ins w:id="148" w:author="Fastman, Brandon" w:date="2022-03-17T09:34:00Z">
        <w:r w:rsidR="00637EEC">
          <w:t xml:space="preserve"> Keep reading to learn more about how CMS is </w:t>
        </w:r>
        <w:r w:rsidR="007D4EE3">
          <w:t xml:space="preserve">applying AI techniques to </w:t>
        </w:r>
      </w:ins>
      <w:ins w:id="149" w:author="Fastman, Brandon" w:date="2022-03-17T09:35:00Z">
        <w:r w:rsidR="007D4EE3">
          <w:t>increase efficiency</w:t>
        </w:r>
        <w:r w:rsidR="00651FBD">
          <w:t>;</w:t>
        </w:r>
        <w:r w:rsidR="007D4EE3">
          <w:t xml:space="preserve"> improve health outcomes</w:t>
        </w:r>
        <w:r w:rsidR="00651FBD">
          <w:t>; and detect waste, abuse, and fraud.</w:t>
        </w:r>
      </w:ins>
    </w:p>
    <w:p w14:paraId="1CBDC0BA" w14:textId="77777777" w:rsidR="00B90747" w:rsidRDefault="00A65500">
      <w:r>
        <w:t xml:space="preserve">Vendors should be part of the use cases. </w:t>
      </w:r>
    </w:p>
    <w:p w14:paraId="369760AF" w14:textId="77777777" w:rsidR="00B90747" w:rsidRDefault="00A65500">
      <w:r>
        <w:t>Andrés is thinking we can link to Rapid ATO.</w:t>
      </w:r>
    </w:p>
    <w:p w14:paraId="6864F8FE" w14:textId="77777777" w:rsidR="00B90747" w:rsidRDefault="00A65500">
      <w:pPr>
        <w:rPr>
          <w:b/>
        </w:rPr>
      </w:pPr>
      <w:r>
        <w:rPr>
          <w:b/>
        </w:rPr>
        <w:t xml:space="preserve">Andrés Volunteers to work on this section. </w:t>
      </w:r>
    </w:p>
    <w:p w14:paraId="04B12183" w14:textId="77777777" w:rsidR="00B90747" w:rsidRDefault="00A65500">
      <w:pPr>
        <w:rPr>
          <w:b/>
        </w:rPr>
      </w:pPr>
      <w:r>
        <w:rPr>
          <w:b/>
        </w:rPr>
        <w:lastRenderedPageBreak/>
        <w:t xml:space="preserve">MVP: Can we add a list of vendors that mentioned in the use cases??? Let’s avoid it, harder to </w:t>
      </w:r>
      <w:proofErr w:type="spellStart"/>
      <w:r>
        <w:rPr>
          <w:b/>
        </w:rPr>
        <w:t>mantain</w:t>
      </w:r>
      <w:proofErr w:type="spellEnd"/>
      <w:r>
        <w:rPr>
          <w:b/>
        </w:rPr>
        <w:t xml:space="preserve"> this site with vendors moving in and out. They can always mention them in things like attached articles. </w:t>
      </w:r>
    </w:p>
    <w:p w14:paraId="1A5F4E06" w14:textId="77777777" w:rsidR="00B90747" w:rsidRDefault="00B90747">
      <w:pPr>
        <w:rPr>
          <w:b/>
        </w:rPr>
      </w:pPr>
    </w:p>
    <w:p w14:paraId="5540EED5" w14:textId="77777777" w:rsidR="00B90747" w:rsidRDefault="00A65500">
      <w:pPr>
        <w:rPr>
          <w:b/>
        </w:rPr>
      </w:pPr>
      <w:r>
        <w:rPr>
          <w:b/>
        </w:rPr>
        <w:t>Consists of the following pages:</w:t>
      </w:r>
    </w:p>
    <w:p w14:paraId="37173320" w14:textId="77777777" w:rsidR="00B90747" w:rsidRDefault="00A65500">
      <w:pPr>
        <w:numPr>
          <w:ilvl w:val="0"/>
          <w:numId w:val="1"/>
        </w:numPr>
        <w:rPr>
          <w:b/>
        </w:rPr>
      </w:pPr>
      <w:r>
        <w:rPr>
          <w:b/>
        </w:rPr>
        <w:t>Use Case Library Index Page</w:t>
      </w:r>
    </w:p>
    <w:p w14:paraId="101132FC" w14:textId="77777777" w:rsidR="00B90747" w:rsidRDefault="00A65500">
      <w:pPr>
        <w:numPr>
          <w:ilvl w:val="0"/>
          <w:numId w:val="1"/>
        </w:numPr>
        <w:rPr>
          <w:b/>
        </w:rPr>
      </w:pPr>
      <w:r>
        <w:rPr>
          <w:b/>
        </w:rPr>
        <w:t>Individual Use Case Page</w:t>
      </w:r>
    </w:p>
    <w:p w14:paraId="7EDDB7A6" w14:textId="77777777" w:rsidR="00B90747" w:rsidRDefault="00A65500">
      <w:pPr>
        <w:pStyle w:val="Heading3"/>
      </w:pPr>
      <w:bookmarkStart w:id="150" w:name="_pexxk8wlvxg5" w:colFirst="0" w:colLast="0"/>
      <w:bookmarkEnd w:id="150"/>
      <w:r>
        <w:t>Use Case Library Index Page</w:t>
      </w:r>
    </w:p>
    <w:p w14:paraId="1ADB4DCC" w14:textId="77777777" w:rsidR="00B90747" w:rsidRDefault="00A65500">
      <w:pPr>
        <w:numPr>
          <w:ilvl w:val="0"/>
          <w:numId w:val="3"/>
        </w:numPr>
        <w:rPr>
          <w:b/>
        </w:rPr>
      </w:pPr>
      <w:r>
        <w:rPr>
          <w:b/>
        </w:rPr>
        <w:t>Hero Image</w:t>
      </w:r>
    </w:p>
    <w:p w14:paraId="6A445390" w14:textId="77777777" w:rsidR="00B90747" w:rsidRDefault="00A65500">
      <w:pPr>
        <w:numPr>
          <w:ilvl w:val="1"/>
          <w:numId w:val="3"/>
        </w:numPr>
        <w:rPr>
          <w:b/>
        </w:rPr>
      </w:pPr>
      <w:r>
        <w:t xml:space="preserve">Text: “AI Use Case Library” </w:t>
      </w:r>
    </w:p>
    <w:p w14:paraId="5A46ADF4" w14:textId="77777777" w:rsidR="00B90747" w:rsidRDefault="00A65500">
      <w:pPr>
        <w:numPr>
          <w:ilvl w:val="1"/>
          <w:numId w:val="3"/>
        </w:numPr>
      </w:pPr>
      <w:r>
        <w:t>Background image</w:t>
      </w:r>
    </w:p>
    <w:p w14:paraId="648C4008" w14:textId="77777777" w:rsidR="00B90747" w:rsidRDefault="00A65500">
      <w:pPr>
        <w:numPr>
          <w:ilvl w:val="0"/>
          <w:numId w:val="3"/>
        </w:numPr>
      </w:pPr>
      <w:r>
        <w:t>Section</w:t>
      </w:r>
    </w:p>
    <w:p w14:paraId="73815D4D" w14:textId="77777777" w:rsidR="00B90747" w:rsidRDefault="00A65500">
      <w:pPr>
        <w:numPr>
          <w:ilvl w:val="1"/>
          <w:numId w:val="3"/>
        </w:numPr>
      </w:pPr>
      <w:r>
        <w:rPr>
          <w:b/>
        </w:rPr>
        <w:t>Title:</w:t>
      </w:r>
      <w:r>
        <w:t xml:space="preserve"> “Sharing Artificial Intelligence use cases and resources across CMS.”</w:t>
      </w:r>
    </w:p>
    <w:p w14:paraId="44E5507A" w14:textId="77777777" w:rsidR="00B90747" w:rsidRDefault="00A65500">
      <w:pPr>
        <w:numPr>
          <w:ilvl w:val="1"/>
          <w:numId w:val="3"/>
        </w:numPr>
      </w:pPr>
      <w:r>
        <w:rPr>
          <w:b/>
        </w:rPr>
        <w:t>Description:</w:t>
      </w:r>
      <w:r>
        <w:t xml:space="preserve"> “The Use Case Library is built with the primary purpose of assembling an extensive collection of AI Use Cases across CMS </w:t>
      </w:r>
      <w:proofErr w:type="gramStart"/>
      <w:r>
        <w:t>in order to</w:t>
      </w:r>
      <w:proofErr w:type="gramEnd"/>
      <w:r>
        <w:t xml:space="preserve"> house examples of what is possible across the many applications of AI tools and techniques, and as a mechanism for to understand and learn from the range of public AI system development at CMS. Use the filters below to explore what has been done across various techniques, environments, agencies, lifecycles, etc.</w:t>
      </w:r>
    </w:p>
    <w:p w14:paraId="2C4D3BC0" w14:textId="77777777" w:rsidR="00B90747" w:rsidRDefault="00A65500">
      <w:pPr>
        <w:numPr>
          <w:ilvl w:val="0"/>
          <w:numId w:val="3"/>
        </w:numPr>
      </w:pPr>
      <w:r>
        <w:t>Content:</w:t>
      </w:r>
    </w:p>
    <w:p w14:paraId="29FA1004" w14:textId="77777777" w:rsidR="00B90747" w:rsidRDefault="00A65500">
      <w:pPr>
        <w:numPr>
          <w:ilvl w:val="1"/>
          <w:numId w:val="3"/>
        </w:numPr>
      </w:pPr>
      <w:r>
        <w:t>Consists of List of Uses cases:</w:t>
      </w:r>
    </w:p>
    <w:p w14:paraId="79452611" w14:textId="77777777" w:rsidR="00B90747" w:rsidRDefault="00A65500">
      <w:pPr>
        <w:numPr>
          <w:ilvl w:val="2"/>
          <w:numId w:val="3"/>
        </w:numPr>
        <w:rPr>
          <w:i/>
        </w:rPr>
      </w:pPr>
      <w:r>
        <w:rPr>
          <w:b/>
        </w:rPr>
        <w:t xml:space="preserve">Title: </w:t>
      </w:r>
      <w:r>
        <w:rPr>
          <w:i/>
        </w:rPr>
        <w:t>“Use Case Title”</w:t>
      </w:r>
    </w:p>
    <w:p w14:paraId="6CD2585A" w14:textId="77777777" w:rsidR="00B90747" w:rsidRDefault="00A65500">
      <w:pPr>
        <w:numPr>
          <w:ilvl w:val="2"/>
          <w:numId w:val="3"/>
        </w:numPr>
        <w:rPr>
          <w:i/>
        </w:rPr>
      </w:pPr>
      <w:r>
        <w:rPr>
          <w:b/>
        </w:rPr>
        <w:t xml:space="preserve">Date published </w:t>
      </w:r>
      <w:proofErr w:type="gramStart"/>
      <w:r>
        <w:rPr>
          <w:b/>
        </w:rPr>
        <w:t>in</w:t>
      </w:r>
      <w:proofErr w:type="gramEnd"/>
      <w:r>
        <w:rPr>
          <w:b/>
        </w:rPr>
        <w:t xml:space="preserve"> the website</w:t>
      </w:r>
      <w:r>
        <w:t>:</w:t>
      </w:r>
      <w:r>
        <w:rPr>
          <w:i/>
        </w:rPr>
        <w:t xml:space="preserve"> “Published Date: mm/dd/</w:t>
      </w:r>
      <w:proofErr w:type="spellStart"/>
      <w:r>
        <w:rPr>
          <w:i/>
        </w:rPr>
        <w:t>yy</w:t>
      </w:r>
      <w:proofErr w:type="spellEnd"/>
      <w:r>
        <w:rPr>
          <w:i/>
        </w:rPr>
        <w:t xml:space="preserve">” </w:t>
      </w:r>
    </w:p>
    <w:p w14:paraId="5C947067" w14:textId="77777777" w:rsidR="00B90747" w:rsidRDefault="00A65500">
      <w:pPr>
        <w:numPr>
          <w:ilvl w:val="2"/>
          <w:numId w:val="3"/>
        </w:numPr>
        <w:rPr>
          <w:b/>
        </w:rPr>
      </w:pPr>
      <w:r>
        <w:rPr>
          <w:b/>
        </w:rPr>
        <w:t>Description: “</w:t>
      </w:r>
      <w:r>
        <w:rPr>
          <w:i/>
        </w:rPr>
        <w:t xml:space="preserve">One or two sentence description of the project” </w:t>
      </w:r>
    </w:p>
    <w:p w14:paraId="45A8F510" w14:textId="77777777" w:rsidR="00B90747" w:rsidRDefault="00A65500">
      <w:pPr>
        <w:numPr>
          <w:ilvl w:val="2"/>
          <w:numId w:val="3"/>
        </w:numPr>
      </w:pPr>
      <w:r>
        <w:rPr>
          <w:b/>
        </w:rPr>
        <w:t>Call to Action</w:t>
      </w:r>
      <w:r>
        <w:t>: Read use case</w:t>
      </w:r>
    </w:p>
    <w:p w14:paraId="7DCE31E3" w14:textId="77777777" w:rsidR="00B90747" w:rsidRDefault="00A65500">
      <w:pPr>
        <w:numPr>
          <w:ilvl w:val="2"/>
          <w:numId w:val="3"/>
        </w:numPr>
        <w:rPr>
          <w:b/>
        </w:rPr>
      </w:pPr>
      <w:r>
        <w:rPr>
          <w:b/>
        </w:rPr>
        <w:t xml:space="preserve">Related Keywords / meta-tags: </w:t>
      </w:r>
      <w:r>
        <w:rPr>
          <w:i/>
        </w:rPr>
        <w:t>terminology related to this use case.</w:t>
      </w:r>
    </w:p>
    <w:p w14:paraId="6A5CD1D1" w14:textId="77777777" w:rsidR="00B90747" w:rsidRDefault="00A65500">
      <w:pPr>
        <w:numPr>
          <w:ilvl w:val="3"/>
          <w:numId w:val="3"/>
        </w:numPr>
        <w:rPr>
          <w:i/>
        </w:rPr>
      </w:pPr>
      <w:r>
        <w:rPr>
          <w:i/>
        </w:rPr>
        <w:t>Meta tags:</w:t>
      </w:r>
    </w:p>
    <w:p w14:paraId="05EA1E9D" w14:textId="77777777" w:rsidR="00B90747" w:rsidRDefault="00A65500">
      <w:pPr>
        <w:numPr>
          <w:ilvl w:val="4"/>
          <w:numId w:val="3"/>
        </w:numPr>
        <w:rPr>
          <w:i/>
        </w:rPr>
      </w:pPr>
      <w:r>
        <w:rPr>
          <w:i/>
        </w:rPr>
        <w:t>Ai Lifecycle stage</w:t>
      </w:r>
    </w:p>
    <w:p w14:paraId="01A51ECB" w14:textId="77777777" w:rsidR="00B90747" w:rsidRDefault="00A65500">
      <w:pPr>
        <w:numPr>
          <w:ilvl w:val="5"/>
          <w:numId w:val="3"/>
        </w:numPr>
        <w:rPr>
          <w:i/>
        </w:rPr>
      </w:pPr>
      <w:r>
        <w:rPr>
          <w:i/>
        </w:rPr>
        <w:t>Pilot</w:t>
      </w:r>
    </w:p>
    <w:p w14:paraId="369AF63D" w14:textId="77777777" w:rsidR="00B90747" w:rsidRDefault="00A65500">
      <w:pPr>
        <w:numPr>
          <w:ilvl w:val="5"/>
          <w:numId w:val="3"/>
        </w:numPr>
        <w:rPr>
          <w:i/>
        </w:rPr>
      </w:pPr>
      <w:r>
        <w:rPr>
          <w:i/>
        </w:rPr>
        <w:t>Production</w:t>
      </w:r>
    </w:p>
    <w:p w14:paraId="71E5473E" w14:textId="77777777" w:rsidR="00B90747" w:rsidRDefault="00A65500">
      <w:pPr>
        <w:numPr>
          <w:ilvl w:val="5"/>
          <w:numId w:val="3"/>
        </w:numPr>
        <w:rPr>
          <w:i/>
        </w:rPr>
      </w:pPr>
      <w:r>
        <w:rPr>
          <w:i/>
        </w:rPr>
        <w:t>Prototype or proof of concept</w:t>
      </w:r>
    </w:p>
    <w:p w14:paraId="03EB0CF7" w14:textId="77777777" w:rsidR="00B90747" w:rsidRDefault="00A65500">
      <w:pPr>
        <w:numPr>
          <w:ilvl w:val="5"/>
          <w:numId w:val="3"/>
        </w:numPr>
        <w:rPr>
          <w:i/>
        </w:rPr>
      </w:pPr>
      <w:r>
        <w:rPr>
          <w:i/>
        </w:rPr>
        <w:t>Research project: Research and testing</w:t>
      </w:r>
    </w:p>
    <w:p w14:paraId="6B5D0185" w14:textId="77777777" w:rsidR="00B90747" w:rsidRDefault="00A65500">
      <w:pPr>
        <w:numPr>
          <w:ilvl w:val="4"/>
          <w:numId w:val="3"/>
        </w:numPr>
        <w:rPr>
          <w:i/>
        </w:rPr>
      </w:pPr>
      <w:r>
        <w:rPr>
          <w:i/>
        </w:rPr>
        <w:t>AI/ML techniques applied</w:t>
      </w:r>
    </w:p>
    <w:p w14:paraId="6A104872" w14:textId="77777777" w:rsidR="00B90747" w:rsidRDefault="00A65500">
      <w:pPr>
        <w:numPr>
          <w:ilvl w:val="5"/>
          <w:numId w:val="3"/>
        </w:numPr>
        <w:rPr>
          <w:i/>
        </w:rPr>
      </w:pPr>
      <w:r>
        <w:rPr>
          <w:i/>
        </w:rPr>
        <w:t>Autonomous systems</w:t>
      </w:r>
    </w:p>
    <w:p w14:paraId="0DB82472" w14:textId="77777777" w:rsidR="00B90747" w:rsidRDefault="00A65500">
      <w:pPr>
        <w:numPr>
          <w:ilvl w:val="5"/>
          <w:numId w:val="3"/>
        </w:numPr>
        <w:rPr>
          <w:i/>
        </w:rPr>
      </w:pPr>
      <w:r>
        <w:rPr>
          <w:i/>
        </w:rPr>
        <w:t>Image recognition</w:t>
      </w:r>
    </w:p>
    <w:p w14:paraId="6C5AD385" w14:textId="77777777" w:rsidR="00B90747" w:rsidRDefault="00A65500">
      <w:pPr>
        <w:numPr>
          <w:ilvl w:val="5"/>
          <w:numId w:val="3"/>
        </w:numPr>
        <w:rPr>
          <w:i/>
        </w:rPr>
      </w:pPr>
      <w:r>
        <w:rPr>
          <w:i/>
        </w:rPr>
        <w:t>Intelligent automation</w:t>
      </w:r>
    </w:p>
    <w:p w14:paraId="737198AA" w14:textId="77777777" w:rsidR="00B90747" w:rsidRDefault="00A65500">
      <w:pPr>
        <w:numPr>
          <w:ilvl w:val="5"/>
          <w:numId w:val="3"/>
        </w:numPr>
        <w:rPr>
          <w:i/>
        </w:rPr>
      </w:pPr>
      <w:r>
        <w:rPr>
          <w:i/>
        </w:rPr>
        <w:t>Natural language processing or generation</w:t>
      </w:r>
    </w:p>
    <w:p w14:paraId="67FA9BA1" w14:textId="77777777" w:rsidR="00B90747" w:rsidRDefault="00A65500">
      <w:pPr>
        <w:numPr>
          <w:ilvl w:val="5"/>
          <w:numId w:val="3"/>
        </w:numPr>
        <w:rPr>
          <w:i/>
        </w:rPr>
      </w:pPr>
      <w:r>
        <w:rPr>
          <w:i/>
        </w:rPr>
        <w:t>Pattern and anomaly detection</w:t>
      </w:r>
    </w:p>
    <w:p w14:paraId="143162A8" w14:textId="77777777" w:rsidR="00B90747" w:rsidRDefault="00A65500">
      <w:pPr>
        <w:numPr>
          <w:ilvl w:val="5"/>
          <w:numId w:val="3"/>
        </w:numPr>
        <w:rPr>
          <w:i/>
        </w:rPr>
      </w:pPr>
      <w:r>
        <w:rPr>
          <w:i/>
        </w:rPr>
        <w:t>Predictive analytics and decision making</w:t>
      </w:r>
    </w:p>
    <w:p w14:paraId="45A2817A" w14:textId="77777777" w:rsidR="00B90747" w:rsidRDefault="00A65500">
      <w:pPr>
        <w:numPr>
          <w:ilvl w:val="5"/>
          <w:numId w:val="3"/>
        </w:numPr>
        <w:rPr>
          <w:i/>
        </w:rPr>
      </w:pPr>
      <w:r>
        <w:rPr>
          <w:i/>
        </w:rPr>
        <w:t>Recommendations and personalization</w:t>
      </w:r>
    </w:p>
    <w:p w14:paraId="064DF2E0" w14:textId="77777777" w:rsidR="00B90747" w:rsidRDefault="00A65500">
      <w:pPr>
        <w:numPr>
          <w:ilvl w:val="4"/>
          <w:numId w:val="3"/>
        </w:numPr>
        <w:rPr>
          <w:i/>
        </w:rPr>
      </w:pPr>
      <w:r>
        <w:rPr>
          <w:i/>
        </w:rPr>
        <w:t xml:space="preserve">Benefits </w:t>
      </w:r>
    </w:p>
    <w:p w14:paraId="776B2EC6" w14:textId="77777777" w:rsidR="00B90747" w:rsidRDefault="00A65500">
      <w:pPr>
        <w:numPr>
          <w:ilvl w:val="5"/>
          <w:numId w:val="3"/>
        </w:numPr>
        <w:rPr>
          <w:i/>
        </w:rPr>
      </w:pPr>
      <w:r>
        <w:rPr>
          <w:i/>
        </w:rPr>
        <w:t>Reduce burden</w:t>
      </w:r>
    </w:p>
    <w:p w14:paraId="65EE52FF" w14:textId="77777777" w:rsidR="00B90747" w:rsidRDefault="00A65500">
      <w:pPr>
        <w:numPr>
          <w:ilvl w:val="5"/>
          <w:numId w:val="3"/>
        </w:numPr>
        <w:rPr>
          <w:i/>
        </w:rPr>
      </w:pPr>
      <w:r>
        <w:rPr>
          <w:i/>
        </w:rPr>
        <w:t>Decrease cycle time</w:t>
      </w:r>
    </w:p>
    <w:p w14:paraId="02F2DE3A" w14:textId="77777777" w:rsidR="00B90747" w:rsidRDefault="00A65500">
      <w:pPr>
        <w:numPr>
          <w:ilvl w:val="5"/>
          <w:numId w:val="3"/>
        </w:numPr>
        <w:rPr>
          <w:i/>
        </w:rPr>
      </w:pPr>
      <w:r>
        <w:rPr>
          <w:i/>
        </w:rPr>
        <w:lastRenderedPageBreak/>
        <w:t>Improve customer service</w:t>
      </w:r>
    </w:p>
    <w:p w14:paraId="3A440587" w14:textId="77777777" w:rsidR="00B90747" w:rsidRDefault="00A65500">
      <w:pPr>
        <w:numPr>
          <w:ilvl w:val="5"/>
          <w:numId w:val="3"/>
        </w:numPr>
        <w:rPr>
          <w:i/>
        </w:rPr>
      </w:pPr>
      <w:r>
        <w:rPr>
          <w:i/>
        </w:rPr>
        <w:t>Increase accuracy</w:t>
      </w:r>
    </w:p>
    <w:p w14:paraId="5E94D732" w14:textId="77777777" w:rsidR="00B90747" w:rsidRDefault="00A65500">
      <w:pPr>
        <w:numPr>
          <w:ilvl w:val="5"/>
          <w:numId w:val="3"/>
        </w:numPr>
        <w:rPr>
          <w:i/>
        </w:rPr>
      </w:pPr>
      <w:r>
        <w:rPr>
          <w:i/>
        </w:rPr>
        <w:t>Increase compliance</w:t>
      </w:r>
    </w:p>
    <w:p w14:paraId="0F109121" w14:textId="77777777" w:rsidR="00B90747" w:rsidRDefault="00A65500">
      <w:pPr>
        <w:numPr>
          <w:ilvl w:val="5"/>
          <w:numId w:val="3"/>
        </w:numPr>
        <w:rPr>
          <w:i/>
        </w:rPr>
      </w:pPr>
      <w:r>
        <w:rPr>
          <w:i/>
        </w:rPr>
        <w:t>Increase outputs</w:t>
      </w:r>
    </w:p>
    <w:p w14:paraId="099C4B0D" w14:textId="77777777" w:rsidR="00B90747" w:rsidRDefault="00A65500">
      <w:pPr>
        <w:numPr>
          <w:ilvl w:val="5"/>
          <w:numId w:val="3"/>
        </w:numPr>
        <w:rPr>
          <w:i/>
        </w:rPr>
      </w:pPr>
      <w:r>
        <w:rPr>
          <w:i/>
        </w:rPr>
        <w:t>New service / capability</w:t>
      </w:r>
    </w:p>
    <w:p w14:paraId="4BF7DDB5" w14:textId="77777777" w:rsidR="00B90747" w:rsidRDefault="00A65500">
      <w:pPr>
        <w:numPr>
          <w:ilvl w:val="4"/>
          <w:numId w:val="3"/>
        </w:numPr>
      </w:pPr>
      <w:r>
        <w:t>Related to:</w:t>
      </w:r>
    </w:p>
    <w:p w14:paraId="7F013421" w14:textId="77777777" w:rsidR="00B90747" w:rsidRDefault="00A65500">
      <w:pPr>
        <w:numPr>
          <w:ilvl w:val="5"/>
          <w:numId w:val="3"/>
        </w:numPr>
        <w:rPr>
          <w:i/>
        </w:rPr>
      </w:pPr>
      <w:r>
        <w:rPr>
          <w:i/>
        </w:rPr>
        <w:t>Acquisition and procurement</w:t>
      </w:r>
    </w:p>
    <w:p w14:paraId="6C39CBD9" w14:textId="77777777" w:rsidR="00B90747" w:rsidRDefault="00A65500">
      <w:pPr>
        <w:numPr>
          <w:ilvl w:val="5"/>
          <w:numId w:val="3"/>
        </w:numPr>
        <w:rPr>
          <w:i/>
        </w:rPr>
      </w:pPr>
      <w:r>
        <w:rPr>
          <w:i/>
        </w:rPr>
        <w:t>Aerospace</w:t>
      </w:r>
    </w:p>
    <w:p w14:paraId="004E3966" w14:textId="77777777" w:rsidR="00B90747" w:rsidRDefault="00A65500">
      <w:pPr>
        <w:numPr>
          <w:ilvl w:val="5"/>
          <w:numId w:val="3"/>
        </w:numPr>
        <w:rPr>
          <w:i/>
        </w:rPr>
      </w:pPr>
      <w:r>
        <w:rPr>
          <w:i/>
        </w:rPr>
        <w:t>Agriculture</w:t>
      </w:r>
    </w:p>
    <w:p w14:paraId="53FCB161" w14:textId="77777777" w:rsidR="00B90747" w:rsidRDefault="00A65500">
      <w:pPr>
        <w:numPr>
          <w:ilvl w:val="5"/>
          <w:numId w:val="3"/>
        </w:numPr>
        <w:rPr>
          <w:i/>
        </w:rPr>
      </w:pPr>
      <w:r>
        <w:rPr>
          <w:i/>
        </w:rPr>
        <w:t>Cyber security</w:t>
      </w:r>
    </w:p>
    <w:p w14:paraId="202DC057" w14:textId="77777777" w:rsidR="00B90747" w:rsidRDefault="00A65500">
      <w:pPr>
        <w:numPr>
          <w:ilvl w:val="5"/>
          <w:numId w:val="3"/>
        </w:numPr>
        <w:rPr>
          <w:i/>
        </w:rPr>
      </w:pPr>
      <w:r>
        <w:rPr>
          <w:i/>
        </w:rPr>
        <w:t>Grants management</w:t>
      </w:r>
    </w:p>
    <w:p w14:paraId="16389343" w14:textId="77777777" w:rsidR="00B90747" w:rsidRDefault="00A65500">
      <w:pPr>
        <w:numPr>
          <w:ilvl w:val="5"/>
          <w:numId w:val="3"/>
        </w:numPr>
        <w:rPr>
          <w:i/>
        </w:rPr>
      </w:pPr>
      <w:r>
        <w:rPr>
          <w:i/>
        </w:rPr>
        <w:t>Health and medicine</w:t>
      </w:r>
    </w:p>
    <w:p w14:paraId="13763A06" w14:textId="77777777" w:rsidR="00B90747" w:rsidRDefault="00A65500">
      <w:pPr>
        <w:numPr>
          <w:ilvl w:val="5"/>
          <w:numId w:val="3"/>
        </w:numPr>
        <w:rPr>
          <w:i/>
        </w:rPr>
      </w:pPr>
      <w:r>
        <w:rPr>
          <w:i/>
        </w:rPr>
        <w:t>Policy and regulation</w:t>
      </w:r>
    </w:p>
    <w:p w14:paraId="399CB300" w14:textId="77777777" w:rsidR="00B90747" w:rsidRDefault="00A65500">
      <w:pPr>
        <w:numPr>
          <w:ilvl w:val="5"/>
          <w:numId w:val="3"/>
        </w:numPr>
        <w:rPr>
          <w:i/>
        </w:rPr>
      </w:pPr>
      <w:r>
        <w:rPr>
          <w:i/>
        </w:rPr>
        <w:t>Social and welfare issues</w:t>
      </w:r>
    </w:p>
    <w:p w14:paraId="4B8BD107" w14:textId="77777777" w:rsidR="00B90747" w:rsidRDefault="00A65500">
      <w:pPr>
        <w:numPr>
          <w:ilvl w:val="5"/>
          <w:numId w:val="3"/>
        </w:numPr>
        <w:rPr>
          <w:i/>
        </w:rPr>
      </w:pPr>
      <w:r>
        <w:rPr>
          <w:i/>
        </w:rPr>
        <w:t>Tax, trade, and economy</w:t>
      </w:r>
    </w:p>
    <w:p w14:paraId="4DDEE511" w14:textId="77777777" w:rsidR="00B90747" w:rsidRDefault="00A65500">
      <w:pPr>
        <w:numPr>
          <w:ilvl w:val="5"/>
          <w:numId w:val="3"/>
        </w:numPr>
        <w:rPr>
          <w:i/>
        </w:rPr>
      </w:pPr>
      <w:r>
        <w:rPr>
          <w:i/>
        </w:rPr>
        <w:t>Transportation and infrastructure</w:t>
      </w:r>
    </w:p>
    <w:p w14:paraId="7B0689C0" w14:textId="77777777" w:rsidR="00B90747" w:rsidRDefault="00A65500">
      <w:pPr>
        <w:numPr>
          <w:ilvl w:val="4"/>
          <w:numId w:val="3"/>
        </w:numPr>
      </w:pPr>
      <w:r>
        <w:t>Use of PHI or PII</w:t>
      </w:r>
    </w:p>
    <w:p w14:paraId="44DF7D04" w14:textId="77777777" w:rsidR="00B90747" w:rsidRDefault="00A65500">
      <w:pPr>
        <w:numPr>
          <w:ilvl w:val="5"/>
          <w:numId w:val="3"/>
        </w:numPr>
      </w:pPr>
      <w:r>
        <w:t>PHI</w:t>
      </w:r>
    </w:p>
    <w:p w14:paraId="4CCBDC71" w14:textId="77777777" w:rsidR="00B90747" w:rsidRDefault="00A65500">
      <w:pPr>
        <w:numPr>
          <w:ilvl w:val="5"/>
          <w:numId w:val="3"/>
        </w:numPr>
      </w:pPr>
      <w:r>
        <w:t>PII</w:t>
      </w:r>
    </w:p>
    <w:p w14:paraId="43D4BAA9" w14:textId="77777777" w:rsidR="00B90747" w:rsidRDefault="00A65500">
      <w:pPr>
        <w:numPr>
          <w:ilvl w:val="5"/>
          <w:numId w:val="3"/>
        </w:numPr>
      </w:pPr>
      <w:r>
        <w:t>Sensitive information</w:t>
      </w:r>
    </w:p>
    <w:p w14:paraId="5309B68B" w14:textId="77777777" w:rsidR="00B90747" w:rsidRDefault="00A65500">
      <w:pPr>
        <w:numPr>
          <w:ilvl w:val="5"/>
          <w:numId w:val="3"/>
        </w:numPr>
      </w:pPr>
      <w:r>
        <w:t>Non-sensitive information</w:t>
      </w:r>
    </w:p>
    <w:p w14:paraId="36ACC179" w14:textId="77777777" w:rsidR="00B90747" w:rsidRDefault="00B90747"/>
    <w:p w14:paraId="1C8703AB" w14:textId="77777777" w:rsidR="00B90747" w:rsidRDefault="00B90747"/>
    <w:p w14:paraId="02A48041" w14:textId="77777777" w:rsidR="00B90747" w:rsidRDefault="00B90747"/>
    <w:p w14:paraId="7BD8FBE0" w14:textId="77777777" w:rsidR="00B90747" w:rsidRDefault="00A65500">
      <w:pPr>
        <w:pStyle w:val="Heading3"/>
        <w:rPr>
          <w:i/>
        </w:rPr>
      </w:pPr>
      <w:bookmarkStart w:id="151" w:name="_wl95awedr2yy" w:colFirst="0" w:colLast="0"/>
      <w:bookmarkEnd w:id="151"/>
      <w:r>
        <w:t xml:space="preserve">Use Case Library Index Page - </w:t>
      </w:r>
      <w:r>
        <w:rPr>
          <w:i/>
        </w:rPr>
        <w:t>Template</w:t>
      </w:r>
    </w:p>
    <w:p w14:paraId="4E43BE68" w14:textId="77777777" w:rsidR="00B90747" w:rsidRDefault="00A65500">
      <w:pPr>
        <w:numPr>
          <w:ilvl w:val="0"/>
          <w:numId w:val="3"/>
        </w:numPr>
      </w:pPr>
      <w:r>
        <w:t>Content</w:t>
      </w:r>
    </w:p>
    <w:p w14:paraId="17EC7A45" w14:textId="77777777" w:rsidR="00B90747" w:rsidRDefault="00A65500">
      <w:pPr>
        <w:numPr>
          <w:ilvl w:val="1"/>
          <w:numId w:val="3"/>
        </w:numPr>
      </w:pPr>
      <w:r>
        <w:rPr>
          <w:b/>
        </w:rPr>
        <w:t>Title:</w:t>
      </w:r>
      <w:r>
        <w:t xml:space="preserve"> “</w:t>
      </w:r>
      <w:r>
        <w:rPr>
          <w:i/>
        </w:rPr>
        <w:t>Lorem Ipsum</w:t>
      </w:r>
      <w:r>
        <w:t>”</w:t>
      </w:r>
    </w:p>
    <w:p w14:paraId="661B5E6A" w14:textId="77777777" w:rsidR="00B90747" w:rsidRDefault="00A65500">
      <w:pPr>
        <w:numPr>
          <w:ilvl w:val="1"/>
          <w:numId w:val="3"/>
        </w:numPr>
      </w:pPr>
      <w:r>
        <w:rPr>
          <w:b/>
        </w:rPr>
        <w:t>Description:</w:t>
      </w:r>
      <w:r>
        <w:t xml:space="preserve"> “</w:t>
      </w:r>
      <w:r>
        <w:rPr>
          <w:i/>
        </w:rPr>
        <w:t>Lorem Ipsum</w:t>
      </w:r>
      <w:r>
        <w:t>”</w:t>
      </w:r>
    </w:p>
    <w:p w14:paraId="4301EEEF" w14:textId="77777777" w:rsidR="00B90747" w:rsidRDefault="00A65500">
      <w:pPr>
        <w:numPr>
          <w:ilvl w:val="1"/>
          <w:numId w:val="3"/>
        </w:numPr>
        <w:rPr>
          <w:b/>
        </w:rPr>
      </w:pPr>
      <w:r>
        <w:rPr>
          <w:b/>
        </w:rPr>
        <w:t xml:space="preserve">Related Keywords / meta-tags: </w:t>
      </w:r>
    </w:p>
    <w:p w14:paraId="3C382C47" w14:textId="77777777" w:rsidR="00B90747" w:rsidRDefault="00A65500">
      <w:pPr>
        <w:numPr>
          <w:ilvl w:val="1"/>
          <w:numId w:val="3"/>
        </w:numPr>
        <w:rPr>
          <w:b/>
        </w:rPr>
      </w:pPr>
      <w:r>
        <w:rPr>
          <w:b/>
        </w:rPr>
        <w:t xml:space="preserve">Related Articles and Links </w:t>
      </w:r>
    </w:p>
    <w:p w14:paraId="52077762" w14:textId="77777777" w:rsidR="00B90747" w:rsidRDefault="00B90747"/>
    <w:p w14:paraId="037BD168" w14:textId="77777777" w:rsidR="00B90747" w:rsidRDefault="00A65500">
      <w:pPr>
        <w:pStyle w:val="Heading3"/>
        <w:rPr>
          <w:i/>
        </w:rPr>
      </w:pPr>
      <w:bookmarkStart w:id="152" w:name="_65hnwagph2e" w:colFirst="0" w:colLast="0"/>
      <w:bookmarkEnd w:id="152"/>
      <w:r>
        <w:t xml:space="preserve">Use Case Library Index Page - </w:t>
      </w:r>
      <w:r>
        <w:rPr>
          <w:i/>
        </w:rPr>
        <w:t>Rapid ATO</w:t>
      </w:r>
    </w:p>
    <w:p w14:paraId="401D3E59" w14:textId="77777777" w:rsidR="00B90747" w:rsidRDefault="00A65500">
      <w:pPr>
        <w:numPr>
          <w:ilvl w:val="0"/>
          <w:numId w:val="3"/>
        </w:numPr>
      </w:pPr>
      <w:r>
        <w:t>Content</w:t>
      </w:r>
    </w:p>
    <w:p w14:paraId="3CEDC5AF" w14:textId="77777777" w:rsidR="00B90747" w:rsidRDefault="00A65500">
      <w:pPr>
        <w:numPr>
          <w:ilvl w:val="1"/>
          <w:numId w:val="3"/>
        </w:numPr>
      </w:pPr>
      <w:r>
        <w:rPr>
          <w:b/>
        </w:rPr>
        <w:t>Title:</w:t>
      </w:r>
      <w:r>
        <w:t xml:space="preserve"> “CMS Rapid ATO”</w:t>
      </w:r>
    </w:p>
    <w:p w14:paraId="08C58CE4" w14:textId="77777777" w:rsidR="00B90747" w:rsidRDefault="00A65500">
      <w:pPr>
        <w:numPr>
          <w:ilvl w:val="1"/>
          <w:numId w:val="3"/>
        </w:numPr>
      </w:pPr>
      <w:r>
        <w:rPr>
          <w:b/>
        </w:rPr>
        <w:t>Description:</w:t>
      </w:r>
      <w:r>
        <w:t xml:space="preserve"> “The goal of CMS Rapid ATO is to provide the CMS Security and Privacy community with the information and tools to plan, launch and maintain secure, compliant software. It focuses on reducing the burden of security planning and applies AI to identify and share vetted reusable security compliance implementations for common technology stacks.” </w:t>
      </w:r>
    </w:p>
    <w:p w14:paraId="1DBAB0CA" w14:textId="77777777" w:rsidR="00B90747" w:rsidRDefault="00A65500">
      <w:pPr>
        <w:numPr>
          <w:ilvl w:val="1"/>
          <w:numId w:val="3"/>
        </w:numPr>
      </w:pPr>
      <w:r>
        <w:rPr>
          <w:b/>
        </w:rPr>
        <w:lastRenderedPageBreak/>
        <w:t xml:space="preserve">Related Keywords / meta-tags: </w:t>
      </w:r>
      <w:r>
        <w:rPr>
          <w:i/>
        </w:rPr>
        <w:t>Pilot, NLP,</w:t>
      </w:r>
      <w:r>
        <w:t xml:space="preserve"> </w:t>
      </w:r>
      <w:r>
        <w:rPr>
          <w:i/>
        </w:rPr>
        <w:t xml:space="preserve">Recommendations and personalization, OIT, Cyber </w:t>
      </w:r>
      <w:proofErr w:type="gramStart"/>
      <w:r>
        <w:rPr>
          <w:i/>
        </w:rPr>
        <w:t>security,  Increase</w:t>
      </w:r>
      <w:proofErr w:type="gramEnd"/>
      <w:r>
        <w:rPr>
          <w:i/>
        </w:rPr>
        <w:t xml:space="preserve"> compliance, Reduce burden, Decrease cycle time</w:t>
      </w:r>
    </w:p>
    <w:p w14:paraId="1E1D046F" w14:textId="77777777" w:rsidR="00B90747" w:rsidRDefault="00A65500">
      <w:pPr>
        <w:numPr>
          <w:ilvl w:val="1"/>
          <w:numId w:val="3"/>
        </w:numPr>
      </w:pPr>
      <w:r>
        <w:t xml:space="preserve">Related Articles and </w:t>
      </w:r>
      <w:commentRangeStart w:id="153"/>
      <w:r>
        <w:t>Links</w:t>
      </w:r>
      <w:commentRangeEnd w:id="153"/>
      <w:r>
        <w:commentReference w:id="153"/>
      </w:r>
      <w:r>
        <w:t xml:space="preserve"> </w:t>
      </w:r>
    </w:p>
    <w:p w14:paraId="5A3FE200" w14:textId="77777777" w:rsidR="00B90747" w:rsidRDefault="00A65500">
      <w:pPr>
        <w:numPr>
          <w:ilvl w:val="2"/>
          <w:numId w:val="3"/>
        </w:numPr>
      </w:pPr>
      <w:r>
        <w:t>Link to: Rapid ATO Article PDF</w:t>
      </w:r>
    </w:p>
    <w:p w14:paraId="5FCE055F" w14:textId="77777777" w:rsidR="00B90747" w:rsidRDefault="00A65500">
      <w:pPr>
        <w:numPr>
          <w:ilvl w:val="2"/>
          <w:numId w:val="3"/>
        </w:numPr>
      </w:pPr>
      <w:r>
        <w:t xml:space="preserve">Link to: ato.cms.gov </w:t>
      </w:r>
    </w:p>
    <w:p w14:paraId="7DB0F283" w14:textId="77777777" w:rsidR="00B90747" w:rsidRDefault="00B90747"/>
    <w:p w14:paraId="0854861A" w14:textId="77777777" w:rsidR="00B90747" w:rsidRDefault="00B90747"/>
    <w:p w14:paraId="2DA94653" w14:textId="77777777" w:rsidR="00B90747" w:rsidRDefault="00A65500">
      <w:pPr>
        <w:pStyle w:val="Heading2"/>
      </w:pPr>
      <w:bookmarkStart w:id="154" w:name="_9pg5lhag3sly" w:colFirst="0" w:colLast="0"/>
      <w:bookmarkEnd w:id="154"/>
      <w:r>
        <w:t>Products and Tools</w:t>
      </w:r>
    </w:p>
    <w:p w14:paraId="51FB9E71" w14:textId="77777777" w:rsidR="00B90747" w:rsidRDefault="00A65500">
      <w:r>
        <w:t>Add them below:</w:t>
      </w:r>
    </w:p>
    <w:p w14:paraId="3CFA290C" w14:textId="77777777" w:rsidR="00B90747" w:rsidRDefault="00A65500">
      <w:r>
        <w:t xml:space="preserve">What’s the scope for this? What kind of products do we leave out? Anything we put looks like an endorsement (full support). Is this for Developers or regular folks//both. What info would help them here. What kinds of tools are there? </w:t>
      </w:r>
    </w:p>
    <w:p w14:paraId="64057C96" w14:textId="77777777" w:rsidR="00B90747" w:rsidRDefault="00A65500">
      <w:pPr>
        <w:numPr>
          <w:ilvl w:val="0"/>
          <w:numId w:val="2"/>
        </w:numPr>
      </w:pPr>
      <w:commentRangeStart w:id="155"/>
      <w:proofErr w:type="gramStart"/>
      <w:r>
        <w:t>WHITE LISTED</w:t>
      </w:r>
      <w:commentRangeEnd w:id="155"/>
      <w:proofErr w:type="gramEnd"/>
      <w:r>
        <w:commentReference w:id="155"/>
      </w:r>
    </w:p>
    <w:p w14:paraId="41896E6B" w14:textId="77777777" w:rsidR="00B90747" w:rsidRDefault="00A65500">
      <w:pPr>
        <w:numPr>
          <w:ilvl w:val="0"/>
          <w:numId w:val="2"/>
        </w:numPr>
      </w:pPr>
      <w:r>
        <w:t>Knowledge Map / Astro</w:t>
      </w:r>
    </w:p>
    <w:p w14:paraId="505DD63D" w14:textId="77777777" w:rsidR="00B90747" w:rsidRDefault="00A65500">
      <w:pPr>
        <w:numPr>
          <w:ilvl w:val="0"/>
          <w:numId w:val="2"/>
        </w:numPr>
      </w:pPr>
      <w:r>
        <w:t xml:space="preserve">Speak to the types of tools, rather than necessarily endorsing specific tools. Talk about considerations when selecting tools. Best practices. </w:t>
      </w:r>
    </w:p>
    <w:p w14:paraId="3AF0B40F" w14:textId="77777777" w:rsidR="00B90747" w:rsidRDefault="00A65500">
      <w:pPr>
        <w:pStyle w:val="Heading2"/>
      </w:pPr>
      <w:bookmarkStart w:id="156" w:name="_3q5jjdnaau8w" w:colFirst="0" w:colLast="0"/>
      <w:bookmarkEnd w:id="156"/>
      <w:commentRangeStart w:id="157"/>
      <w:r>
        <w:t>Workforce Training Programs</w:t>
      </w:r>
      <w:commentRangeEnd w:id="157"/>
      <w:r>
        <w:commentReference w:id="157"/>
      </w:r>
    </w:p>
    <w:p w14:paraId="3F386B61" w14:textId="77777777" w:rsidR="00B90747" w:rsidRDefault="00A65500">
      <w:r>
        <w:t>RENAME to “Training Programs”</w:t>
      </w:r>
    </w:p>
    <w:p w14:paraId="727C5076" w14:textId="77777777" w:rsidR="00B90747" w:rsidRDefault="00B90747"/>
    <w:p w14:paraId="2627B21C" w14:textId="77777777" w:rsidR="00B90747" w:rsidRDefault="00A65500">
      <w:r>
        <w:t>Page should contain:</w:t>
      </w:r>
    </w:p>
    <w:p w14:paraId="5BE89DBC" w14:textId="77777777" w:rsidR="00B90747" w:rsidRDefault="00B90747"/>
    <w:p w14:paraId="05F80CAB" w14:textId="77777777" w:rsidR="00B90747" w:rsidRDefault="00A65500">
      <w:r>
        <w:t>Workforce Resilience Program blurb: Rick</w:t>
      </w:r>
    </w:p>
    <w:p w14:paraId="180AA7A8" w14:textId="02AB733B" w:rsidR="00B90747" w:rsidRDefault="00A65500">
      <w:pPr>
        <w:rPr>
          <w:ins w:id="158" w:author="Fastman, Brandon" w:date="2022-03-17T14:43:00Z"/>
        </w:rPr>
      </w:pPr>
      <w:r>
        <w:t xml:space="preserve">Reference HCD Track and others in relation to AI. </w:t>
      </w:r>
    </w:p>
    <w:p w14:paraId="06705CC7" w14:textId="21738084" w:rsidR="0031051C" w:rsidRDefault="0031051C">
      <w:pPr>
        <w:rPr>
          <w:ins w:id="159" w:author="Fastman, Brandon" w:date="2022-03-17T14:43:00Z"/>
        </w:rPr>
      </w:pPr>
    </w:p>
    <w:p w14:paraId="6716088B" w14:textId="17F201A0" w:rsidR="0031051C" w:rsidRDefault="0031051C">
      <w:ins w:id="160" w:author="Fastman, Brandon" w:date="2022-03-17T14:43:00Z">
        <w:r>
          <w:rPr>
            <w:color w:val="000000"/>
          </w:rPr>
          <w:t>Workforce Resilience</w:t>
        </w:r>
      </w:ins>
      <w:ins w:id="161" w:author="Fastman, Brandon" w:date="2022-03-17T14:44:00Z">
        <w:r w:rsidR="008D3EAB">
          <w:rPr>
            <w:color w:val="000000"/>
          </w:rPr>
          <w:t xml:space="preserve"> (WR)</w:t>
        </w:r>
      </w:ins>
      <w:ins w:id="162" w:author="Fastman, Brandon" w:date="2022-03-17T14:43:00Z">
        <w:r>
          <w:rPr>
            <w:color w:val="000000"/>
          </w:rPr>
          <w:t xml:space="preserve"> is the </w:t>
        </w:r>
      </w:ins>
      <w:ins w:id="163" w:author="Fastman, Brandon" w:date="2022-03-17T14:44:00Z">
        <w:r w:rsidR="004624D7">
          <w:rPr>
            <w:color w:val="000000"/>
          </w:rPr>
          <w:t>CMS</w:t>
        </w:r>
      </w:ins>
      <w:ins w:id="164" w:author="Fastman, Brandon" w:date="2022-03-17T14:43:00Z">
        <w:r>
          <w:rPr>
            <w:color w:val="000000"/>
          </w:rPr>
          <w:t xml:space="preserve"> program designed to cultivate a resilient and sustainable workforce for the future. The intent is to both cultivate a culture of learning and create a space for everyone to learn, innovate, and grow professionally. This way, we can grow to provide even more value to the millions of Americans who depend on us for their healthcare.</w:t>
        </w:r>
        <w:r w:rsidR="003F5441">
          <w:rPr>
            <w:color w:val="000000"/>
          </w:rPr>
          <w:t xml:space="preserve"> Much of that value will be generated </w:t>
        </w:r>
      </w:ins>
      <w:ins w:id="165" w:author="Fastman, Brandon" w:date="2022-03-17T14:44:00Z">
        <w:r w:rsidR="004624D7">
          <w:rPr>
            <w:color w:val="000000"/>
          </w:rPr>
          <w:t xml:space="preserve">by AI and related concepts. </w:t>
        </w:r>
      </w:ins>
      <w:ins w:id="166" w:author="Fastman, Brandon" w:date="2022-03-17T14:45:00Z">
        <w:r w:rsidR="008D3EAB">
          <w:rPr>
            <w:color w:val="000000"/>
          </w:rPr>
          <w:t>WR offers learning modules in Human-Centered Design</w:t>
        </w:r>
        <w:r w:rsidR="00676ABA">
          <w:rPr>
            <w:color w:val="000000"/>
          </w:rPr>
          <w:t xml:space="preserve">; Data Science; </w:t>
        </w:r>
      </w:ins>
      <w:ins w:id="167" w:author="Fastman, Brandon" w:date="2022-03-17T14:46:00Z">
        <w:r w:rsidR="00ED7C73">
          <w:rPr>
            <w:color w:val="000000"/>
          </w:rPr>
          <w:t xml:space="preserve">CMS Cloud; </w:t>
        </w:r>
      </w:ins>
      <w:ins w:id="168" w:author="Fastman, Brandon" w:date="2022-03-17T14:45:00Z">
        <w:r w:rsidR="00676ABA">
          <w:rPr>
            <w:color w:val="000000"/>
          </w:rPr>
          <w:t>and</w:t>
        </w:r>
        <w:r w:rsidR="008D3EAB">
          <w:rPr>
            <w:color w:val="000000"/>
          </w:rPr>
          <w:t xml:space="preserve"> AI and ML (forthcoming)</w:t>
        </w:r>
        <w:r w:rsidR="00676ABA">
          <w:rPr>
            <w:color w:val="000000"/>
          </w:rPr>
          <w:t>.</w:t>
        </w:r>
      </w:ins>
    </w:p>
    <w:p w14:paraId="6BCE9FF6" w14:textId="77777777" w:rsidR="00B90747" w:rsidRDefault="00B90747"/>
    <w:p w14:paraId="70DB8897" w14:textId="56F727C7" w:rsidR="00B90747" w:rsidRDefault="00A65500">
      <w:pPr>
        <w:rPr>
          <w:ins w:id="169" w:author="Fastman, Brandon" w:date="2022-03-18T08:21:00Z"/>
        </w:rPr>
      </w:pPr>
      <w:r>
        <w:t>Data Science Track Blurb: Xingjia</w:t>
      </w:r>
    </w:p>
    <w:p w14:paraId="171591C2" w14:textId="08778EAC" w:rsidR="008B7A67" w:rsidRDefault="00725134" w:rsidP="00470BDF">
      <w:pPr>
        <w:spacing w:before="240" w:after="240"/>
        <w:rPr>
          <w:ins w:id="170" w:author="Fastman, Brandon" w:date="2022-03-18T10:02:00Z"/>
        </w:rPr>
      </w:pPr>
      <w:ins w:id="171" w:author="Fastman, Brandon" w:date="2022-03-18T09:35:00Z">
        <w:r>
          <w:t>In the era of</w:t>
        </w:r>
      </w:ins>
      <w:ins w:id="172" w:author="Fastman, Brandon" w:date="2022-03-18T09:39:00Z">
        <w:r w:rsidR="006E3330">
          <w:t xml:space="preserve"> </w:t>
        </w:r>
        <w:r w:rsidR="006302DB">
          <w:t>B</w:t>
        </w:r>
        <w:r w:rsidR="006E3330">
          <w:t xml:space="preserve">ig </w:t>
        </w:r>
        <w:r w:rsidR="006302DB">
          <w:t>D</w:t>
        </w:r>
        <w:r w:rsidR="006E3330">
          <w:t xml:space="preserve">ata, it’s not hard to </w:t>
        </w:r>
      </w:ins>
      <w:ins w:id="173" w:author="Fastman, Brandon" w:date="2022-03-18T10:13:00Z">
        <w:r w:rsidR="002849D4">
          <w:t>find</w:t>
        </w:r>
      </w:ins>
      <w:ins w:id="174" w:author="Fastman, Brandon" w:date="2022-03-18T09:39:00Z">
        <w:r w:rsidR="006302DB">
          <w:t xml:space="preserve"> information. Turning that informat</w:t>
        </w:r>
      </w:ins>
      <w:ins w:id="175" w:author="Fastman, Brandon" w:date="2022-03-18T09:40:00Z">
        <w:r w:rsidR="006302DB">
          <w:t>ion into knowledge</w:t>
        </w:r>
        <w:r w:rsidR="00E66E77">
          <w:t xml:space="preserve">, </w:t>
        </w:r>
      </w:ins>
      <w:ins w:id="176" w:author="Fastman, Brandon" w:date="2022-03-18T11:21:00Z">
        <w:r w:rsidR="00833325">
          <w:t>howeve</w:t>
        </w:r>
        <w:r w:rsidR="002C1C04">
          <w:t>r, is</w:t>
        </w:r>
      </w:ins>
      <w:ins w:id="177" w:author="Fastman, Brandon" w:date="2022-03-18T09:40:00Z">
        <w:r w:rsidR="00E66E77">
          <w:t xml:space="preserve"> </w:t>
        </w:r>
      </w:ins>
      <w:ins w:id="178" w:author="Fastman, Brandon" w:date="2022-03-18T10:13:00Z">
        <w:r w:rsidR="002849D4">
          <w:t>another</w:t>
        </w:r>
      </w:ins>
      <w:ins w:id="179" w:author="Fastman, Brandon" w:date="2022-03-18T10:18:00Z">
        <w:r w:rsidR="00CA0675">
          <w:t xml:space="preserve"> story</w:t>
        </w:r>
      </w:ins>
      <w:ins w:id="180" w:author="Fastman, Brandon" w:date="2022-03-18T09:40:00Z">
        <w:r w:rsidR="00E66E77">
          <w:t>. That’s what data science is all about</w:t>
        </w:r>
      </w:ins>
      <w:ins w:id="181" w:author="Fastman, Brandon" w:date="2022-03-18T09:42:00Z">
        <w:r w:rsidR="00222A9B">
          <w:t>.</w:t>
        </w:r>
        <w:r w:rsidR="005443FA">
          <w:t xml:space="preserve"> It’s an interdisciplinary field that us</w:t>
        </w:r>
      </w:ins>
      <w:ins w:id="182" w:author="Fastman, Brandon" w:date="2022-03-18T09:43:00Z">
        <w:r w:rsidR="005443FA">
          <w:t xml:space="preserve">es scientific methods, </w:t>
        </w:r>
        <w:r w:rsidR="00CA33A5">
          <w:t xml:space="preserve">processes, algorithms, and systems to extract insights from noisy, </w:t>
        </w:r>
        <w:proofErr w:type="gramStart"/>
        <w:r w:rsidR="00CA33A5">
          <w:t>structured</w:t>
        </w:r>
        <w:proofErr w:type="gramEnd"/>
        <w:r w:rsidR="00CA33A5">
          <w:t xml:space="preserve"> and unstructured data, and </w:t>
        </w:r>
      </w:ins>
      <w:ins w:id="183" w:author="Fastman, Brandon" w:date="2022-03-18T09:51:00Z">
        <w:r w:rsidR="00CF669C">
          <w:t xml:space="preserve">to apply those insights across a </w:t>
        </w:r>
      </w:ins>
      <w:ins w:id="184" w:author="Fastman, Brandon" w:date="2022-03-18T09:53:00Z">
        <w:r w:rsidR="005E2DE0">
          <w:t>broad</w:t>
        </w:r>
      </w:ins>
      <w:ins w:id="185" w:author="Fastman, Brandon" w:date="2022-03-18T09:51:00Z">
        <w:r w:rsidR="00CF669C">
          <w:t xml:space="preserve"> range of applications. </w:t>
        </w:r>
      </w:ins>
    </w:p>
    <w:p w14:paraId="6D7E0586" w14:textId="783C58AB" w:rsidR="00CF669C" w:rsidRDefault="00D51DC5" w:rsidP="00470BDF">
      <w:pPr>
        <w:spacing w:before="240" w:after="240"/>
        <w:rPr>
          <w:ins w:id="186" w:author="Fastman, Brandon" w:date="2022-03-18T09:51:00Z"/>
        </w:rPr>
      </w:pPr>
      <w:ins w:id="187" w:author="Fastman, Brandon" w:date="2022-03-18T10:03:00Z">
        <w:r>
          <w:lastRenderedPageBreak/>
          <w:t xml:space="preserve">Data science is reshaping healthcare in multiple applications, </w:t>
        </w:r>
      </w:ins>
      <w:ins w:id="188" w:author="Fastman, Brandon" w:date="2022-03-18T10:04:00Z">
        <w:r>
          <w:t>for example</w:t>
        </w:r>
      </w:ins>
      <w:ins w:id="189" w:author="Fastman, Brandon" w:date="2022-03-18T10:13:00Z">
        <w:r w:rsidR="00190B49">
          <w:t xml:space="preserve"> by</w:t>
        </w:r>
      </w:ins>
      <w:ins w:id="190" w:author="Fastman, Brandon" w:date="2022-03-18T10:04:00Z">
        <w:r>
          <w:t xml:space="preserve"> improving </w:t>
        </w:r>
      </w:ins>
      <w:ins w:id="191" w:author="Fastman, Brandon" w:date="2022-03-18T10:03:00Z">
        <w:r>
          <w:t>diagnostic accuracy and optimizing clinic</w:t>
        </w:r>
      </w:ins>
      <w:ins w:id="192" w:author="Fastman, Brandon" w:date="2022-03-18T10:04:00Z">
        <w:r>
          <w:t>al</w:t>
        </w:r>
      </w:ins>
      <w:ins w:id="193" w:author="Fastman, Brandon" w:date="2022-03-18T10:03:00Z">
        <w:r>
          <w:t xml:space="preserve"> performance. </w:t>
        </w:r>
      </w:ins>
      <w:ins w:id="194" w:author="Fastman, Brandon" w:date="2022-03-18T10:05:00Z">
        <w:r>
          <w:t>CMS</w:t>
        </w:r>
      </w:ins>
      <w:ins w:id="195" w:author="Fastman, Brandon" w:date="2022-03-18T10:27:00Z">
        <w:r w:rsidR="00DD5715">
          <w:t xml:space="preserve"> ove</w:t>
        </w:r>
      </w:ins>
      <w:ins w:id="196" w:author="Fastman, Brandon" w:date="2022-03-18T10:03:00Z">
        <w:r>
          <w:t>rsee</w:t>
        </w:r>
      </w:ins>
      <w:ins w:id="197" w:author="Fastman, Brandon" w:date="2022-03-18T10:27:00Z">
        <w:r w:rsidR="00DD5715">
          <w:t>s</w:t>
        </w:r>
      </w:ins>
      <w:ins w:id="198" w:author="Fastman, Brandon" w:date="2022-03-18T10:03:00Z">
        <w:r>
          <w:t xml:space="preserve"> multiple federal healthcare program</w:t>
        </w:r>
      </w:ins>
      <w:ins w:id="199" w:author="Fastman, Brandon" w:date="2022-03-18T10:28:00Z">
        <w:r w:rsidR="00A90CA4">
          <w:t xml:space="preserve">s and </w:t>
        </w:r>
      </w:ins>
      <w:ins w:id="200" w:author="Fastman, Brandon" w:date="2022-03-18T10:03:00Z">
        <w:r>
          <w:t>generates an extensive amount of data daily</w:t>
        </w:r>
      </w:ins>
      <w:ins w:id="201" w:author="Fastman, Brandon" w:date="2022-03-18T10:14:00Z">
        <w:r w:rsidR="00024DE0">
          <w:t xml:space="preserve"> that</w:t>
        </w:r>
      </w:ins>
      <w:ins w:id="202" w:author="Fastman, Brandon" w:date="2022-03-18T10:28:00Z">
        <w:r w:rsidR="00A90CA4">
          <w:t xml:space="preserve">, when </w:t>
        </w:r>
        <w:r w:rsidR="008B2E06">
          <w:t>understood,</w:t>
        </w:r>
      </w:ins>
      <w:ins w:id="203" w:author="Fastman, Brandon" w:date="2022-03-18T10:18:00Z">
        <w:r w:rsidR="003463F3">
          <w:t xml:space="preserve"> can further streamline effective healthcare delivery</w:t>
        </w:r>
      </w:ins>
      <w:ins w:id="204" w:author="Fastman, Brandon" w:date="2022-03-18T10:19:00Z">
        <w:r w:rsidR="00DE2897">
          <w:t xml:space="preserve"> </w:t>
        </w:r>
      </w:ins>
      <w:ins w:id="205" w:author="Fastman, Brandon" w:date="2022-03-18T10:29:00Z">
        <w:r w:rsidR="008B2E06">
          <w:t>to</w:t>
        </w:r>
      </w:ins>
      <w:ins w:id="206" w:author="Fastman, Brandon" w:date="2022-03-18T10:19:00Z">
        <w:r w:rsidR="00DE2897">
          <w:t xml:space="preserve"> the American public.</w:t>
        </w:r>
      </w:ins>
      <w:ins w:id="207" w:author="Fastman, Brandon" w:date="2022-03-18T10:27:00Z">
        <w:r w:rsidR="006A08AA">
          <w:t xml:space="preserve"> </w:t>
        </w:r>
      </w:ins>
      <w:ins w:id="208" w:author="Fastman, Brandon" w:date="2022-03-18T10:29:00Z">
        <w:r w:rsidR="008B2E06">
          <w:t>In sum, data</w:t>
        </w:r>
      </w:ins>
      <w:ins w:id="209" w:author="Fastman, Brandon" w:date="2022-03-18T10:27:00Z">
        <w:r w:rsidR="006A08AA">
          <w:t xml:space="preserve"> science practices can help us reduce work burdens, make better decisions, and optimize solutions for our stakeholders.</w:t>
        </w:r>
      </w:ins>
    </w:p>
    <w:p w14:paraId="1E59A4FB" w14:textId="4EBC632E" w:rsidR="0037645F" w:rsidRDefault="005E2DE0" w:rsidP="0037645F">
      <w:pPr>
        <w:spacing w:before="240" w:after="240"/>
        <w:rPr>
          <w:ins w:id="210" w:author="Fastman, Brandon" w:date="2022-03-18T11:22:00Z"/>
        </w:rPr>
      </w:pPr>
      <w:ins w:id="211" w:author="Fastman, Brandon" w:date="2022-03-18T09:53:00Z">
        <w:r>
          <w:t>The practice of data science</w:t>
        </w:r>
      </w:ins>
      <w:ins w:id="212" w:author="Fastman, Brandon" w:date="2022-03-18T09:51:00Z">
        <w:r w:rsidR="00CF669C">
          <w:t xml:space="preserve"> entails</w:t>
        </w:r>
        <w:r w:rsidR="003E28E0">
          <w:t xml:space="preserve"> gathering dat</w:t>
        </w:r>
      </w:ins>
      <w:ins w:id="213" w:author="Fastman, Brandon" w:date="2022-03-18T09:52:00Z">
        <w:r w:rsidR="003E28E0">
          <w:t xml:space="preserve">a, examining it, </w:t>
        </w:r>
        <w:r w:rsidR="00807F39">
          <w:t>sorting it, modeling it, interpreting it, and</w:t>
        </w:r>
        <w:r>
          <w:t xml:space="preserve"> visualizing it.</w:t>
        </w:r>
      </w:ins>
      <w:ins w:id="214" w:author="Fastman, Brandon" w:date="2022-03-18T09:53:00Z">
        <w:r w:rsidR="00F25875">
          <w:t xml:space="preserve"> </w:t>
        </w:r>
      </w:ins>
      <w:ins w:id="215" w:author="Fastman, Brandon" w:date="2022-03-18T11:23:00Z">
        <w:r w:rsidR="0037645F">
          <w:t>The</w:t>
        </w:r>
      </w:ins>
      <w:ins w:id="216" w:author="Fastman, Brandon" w:date="2022-03-18T11:22:00Z">
        <w:r w:rsidR="0037645F">
          <w:t xml:space="preserve"> Data Science Track </w:t>
        </w:r>
      </w:ins>
      <w:ins w:id="217" w:author="Fastman, Brandon" w:date="2022-03-18T11:23:00Z">
        <w:r w:rsidR="0037645F">
          <w:t>of WR is</w:t>
        </w:r>
      </w:ins>
      <w:ins w:id="218" w:author="Fastman, Brandon" w:date="2022-03-18T11:22:00Z">
        <w:r w:rsidR="0037645F">
          <w:t xml:space="preserve"> your first step to </w:t>
        </w:r>
      </w:ins>
      <w:ins w:id="219" w:author="Fastman, Brandon" w:date="2022-03-18T11:23:00Z">
        <w:r w:rsidR="00B533B1">
          <w:t>empowering yourself with knowledge of these techniques.</w:t>
        </w:r>
      </w:ins>
    </w:p>
    <w:p w14:paraId="50102CA8" w14:textId="701AEF72" w:rsidR="000B64AD" w:rsidRDefault="000B64AD" w:rsidP="00470BDF">
      <w:pPr>
        <w:spacing w:before="240" w:after="240"/>
        <w:rPr>
          <w:ins w:id="220" w:author="Fastman, Brandon" w:date="2022-03-18T09:33:00Z"/>
        </w:rPr>
      </w:pPr>
    </w:p>
    <w:p w14:paraId="53D2BFEC" w14:textId="77777777" w:rsidR="000B64AD" w:rsidRDefault="000B64AD" w:rsidP="00470BDF">
      <w:pPr>
        <w:spacing w:before="240" w:after="240"/>
        <w:rPr>
          <w:ins w:id="221" w:author="Fastman, Brandon" w:date="2022-03-18T09:33:00Z"/>
        </w:rPr>
      </w:pPr>
    </w:p>
    <w:p w14:paraId="1041F4F8" w14:textId="48F9B214" w:rsidR="00470BDF" w:rsidRDefault="00470BDF" w:rsidP="00470BDF">
      <w:pPr>
        <w:spacing w:before="240" w:after="240"/>
        <w:rPr>
          <w:moveTo w:id="222" w:author="Fastman, Brandon" w:date="2022-03-18T08:21:00Z"/>
        </w:rPr>
      </w:pPr>
      <w:moveToRangeStart w:id="223" w:author="Fastman, Brandon" w:date="2022-03-18T08:21:00Z" w:name="move98484091"/>
      <w:commentRangeStart w:id="224"/>
      <w:moveTo w:id="225" w:author="Fastman, Brandon" w:date="2022-03-18T08:21:00Z">
        <w:del w:id="226" w:author="Fastman, Brandon" w:date="2022-03-18T09:53:00Z">
          <w:r w:rsidDel="00F25875">
            <w:delText xml:space="preserve">Data Science and Artificial Intelligence are impacting all aspects of our lives. With the emergence of the Internet of Things (IoT), the volume of data has increased exponentially. We are in the era of transitioning from big data into data as an asset. The goal of Data Science is to transform the data into knowledge, which eventually will help us reduce the burden of work, optimize solutions and make better decisions.  </w:delText>
          </w:r>
        </w:del>
      </w:moveTo>
    </w:p>
    <w:p w14:paraId="4D5F83F7" w14:textId="47D58C12" w:rsidR="00470BDF" w:rsidDel="00D51DC5" w:rsidRDefault="00470BDF" w:rsidP="00470BDF">
      <w:pPr>
        <w:spacing w:before="240" w:after="240"/>
        <w:rPr>
          <w:del w:id="227" w:author="Fastman, Brandon" w:date="2022-03-18T10:03:00Z"/>
          <w:moveTo w:id="228" w:author="Fastman, Brandon" w:date="2022-03-18T08:21:00Z"/>
        </w:rPr>
      </w:pPr>
      <w:moveTo w:id="229" w:author="Fastman, Brandon" w:date="2022-03-18T08:21:00Z">
        <w:del w:id="230" w:author="Fastman, Brandon" w:date="2022-03-18T10:03:00Z">
          <w:r w:rsidDel="00D51DC5">
            <w:delText>Data science is reshaping healthcare in multiple applications, such as improving diagnostic accuracy and optimizing clinic performance. Centers for Medicare &amp; Medicaid Services (CMS), overseeing multiple federal healthcare programs, generates an extensive amount of data daily. There is great room for us to dive into the data and find treacherous knowledge that will improve the healthcare service we provide to the population of America.</w:delText>
          </w:r>
        </w:del>
      </w:moveTo>
    </w:p>
    <w:p w14:paraId="64568B92" w14:textId="280F8506" w:rsidR="00470BDF" w:rsidDel="0037645F" w:rsidRDefault="00470BDF" w:rsidP="00470BDF">
      <w:pPr>
        <w:spacing w:before="240" w:after="240"/>
        <w:rPr>
          <w:del w:id="231" w:author="Fastman, Brandon" w:date="2022-03-18T11:22:00Z"/>
          <w:moveTo w:id="232" w:author="Fastman, Brandon" w:date="2022-03-18T08:21:00Z"/>
        </w:rPr>
      </w:pPr>
      <w:moveTo w:id="233" w:author="Fastman, Brandon" w:date="2022-03-18T08:21:00Z">
        <w:del w:id="234" w:author="Fastman, Brandon" w:date="2022-03-18T11:22:00Z">
          <w:r w:rsidDel="0037645F">
            <w:delText>Introduce our Data Science Track as your first step to empower yourself with data science knowledge.</w:delText>
          </w:r>
        </w:del>
      </w:moveTo>
    </w:p>
    <w:p w14:paraId="67354F01" w14:textId="624D0DE3" w:rsidR="00470BDF" w:rsidRDefault="00470BDF" w:rsidP="00470BDF">
      <w:pPr>
        <w:spacing w:before="240" w:after="240"/>
        <w:rPr>
          <w:moveTo w:id="235" w:author="Fastman, Brandon" w:date="2022-03-18T08:21:00Z"/>
        </w:rPr>
      </w:pPr>
      <w:moveTo w:id="236" w:author="Fastman, Brandon" w:date="2022-03-18T08:21:00Z">
        <w:r>
          <w:t xml:space="preserve">The Data Science Track will include three phases that will cater </w:t>
        </w:r>
        <w:del w:id="237" w:author="Fastman, Brandon" w:date="2022-03-18T11:23:00Z">
          <w:r w:rsidDel="00B533B1">
            <w:delText>for</w:delText>
          </w:r>
        </w:del>
      </w:moveTo>
      <w:ins w:id="238" w:author="Fastman, Brandon" w:date="2022-03-18T11:23:00Z">
        <w:r w:rsidR="00B533B1">
          <w:t>to</w:t>
        </w:r>
      </w:ins>
      <w:moveTo w:id="239" w:author="Fastman, Brandon" w:date="2022-03-18T08:21:00Z">
        <w:r>
          <w:t xml:space="preserve"> different learning needs.</w:t>
        </w:r>
      </w:moveTo>
    </w:p>
    <w:p w14:paraId="0324D9F2" w14:textId="77777777" w:rsidR="00470BDF" w:rsidRDefault="00470BDF" w:rsidP="00470BDF">
      <w:pPr>
        <w:spacing w:before="240" w:after="240"/>
        <w:rPr>
          <w:moveTo w:id="240" w:author="Fastman, Brandon" w:date="2022-03-18T08:21:00Z"/>
        </w:rPr>
      </w:pPr>
      <w:moveTo w:id="241" w:author="Fastman, Brandon" w:date="2022-03-18T08:21:00Z">
        <w:r>
          <w:t>-          The Awareness phase: learning about Data Science</w:t>
        </w:r>
      </w:moveTo>
    </w:p>
    <w:p w14:paraId="37C9C0B4" w14:textId="77777777" w:rsidR="00470BDF" w:rsidRDefault="00470BDF" w:rsidP="00470BDF">
      <w:pPr>
        <w:spacing w:before="240" w:after="240"/>
        <w:ind w:left="1440"/>
        <w:rPr>
          <w:moveTo w:id="242" w:author="Fastman, Brandon" w:date="2022-03-18T08:21:00Z"/>
        </w:rPr>
      </w:pPr>
      <w:moveTo w:id="243" w:author="Fastman, Brandon" w:date="2022-03-18T08:21:00Z">
        <w:r>
          <w:t>o   Scope of Data Science</w:t>
        </w:r>
      </w:moveTo>
    </w:p>
    <w:p w14:paraId="51F27E2D" w14:textId="77777777" w:rsidR="00470BDF" w:rsidRDefault="00470BDF" w:rsidP="00470BDF">
      <w:pPr>
        <w:spacing w:before="240" w:after="240"/>
        <w:ind w:left="1440"/>
        <w:rPr>
          <w:moveTo w:id="244" w:author="Fastman, Brandon" w:date="2022-03-18T08:21:00Z"/>
        </w:rPr>
      </w:pPr>
      <w:moveTo w:id="245" w:author="Fastman, Brandon" w:date="2022-03-18T08:21:00Z">
        <w:r>
          <w:t>o   Application of Data Science</w:t>
        </w:r>
      </w:moveTo>
    </w:p>
    <w:p w14:paraId="5EDF6B73" w14:textId="77777777" w:rsidR="00470BDF" w:rsidRDefault="00470BDF" w:rsidP="00470BDF">
      <w:pPr>
        <w:spacing w:before="240" w:after="240"/>
        <w:ind w:left="1440"/>
        <w:rPr>
          <w:moveTo w:id="246" w:author="Fastman, Brandon" w:date="2022-03-18T08:21:00Z"/>
        </w:rPr>
      </w:pPr>
      <w:moveTo w:id="247" w:author="Fastman, Brandon" w:date="2022-03-18T08:21:00Z">
        <w:r>
          <w:t>o   The Life cycle of Data Science projects and common tools</w:t>
        </w:r>
      </w:moveTo>
    </w:p>
    <w:p w14:paraId="3C29F238" w14:textId="77777777" w:rsidR="00470BDF" w:rsidRDefault="00470BDF" w:rsidP="00470BDF">
      <w:pPr>
        <w:spacing w:before="240" w:after="240"/>
        <w:ind w:left="1440"/>
        <w:rPr>
          <w:moveTo w:id="248" w:author="Fastman, Brandon" w:date="2022-03-18T08:21:00Z"/>
        </w:rPr>
      </w:pPr>
      <w:moveTo w:id="249" w:author="Fastman, Brandon" w:date="2022-03-18T08:21:00Z">
        <w:r>
          <w:t>o   CMS data and data literacy</w:t>
        </w:r>
      </w:moveTo>
    </w:p>
    <w:p w14:paraId="303E2736" w14:textId="77777777" w:rsidR="00470BDF" w:rsidRDefault="00470BDF" w:rsidP="00470BDF">
      <w:pPr>
        <w:spacing w:before="240" w:after="240"/>
        <w:rPr>
          <w:moveTo w:id="250" w:author="Fastman, Brandon" w:date="2022-03-18T08:21:00Z"/>
        </w:rPr>
      </w:pPr>
      <w:moveTo w:id="251" w:author="Fastman, Brandon" w:date="2022-03-18T08:21:00Z">
        <w:r>
          <w:t>-          The Competency phase: training your skills</w:t>
        </w:r>
      </w:moveTo>
    </w:p>
    <w:p w14:paraId="5B73066D" w14:textId="77777777" w:rsidR="00470BDF" w:rsidRDefault="00470BDF" w:rsidP="00470BDF">
      <w:pPr>
        <w:spacing w:before="240" w:after="240"/>
        <w:ind w:left="1440"/>
        <w:rPr>
          <w:moveTo w:id="252" w:author="Fastman, Brandon" w:date="2022-03-18T08:21:00Z"/>
        </w:rPr>
      </w:pPr>
      <w:moveTo w:id="253" w:author="Fastman, Brandon" w:date="2022-03-18T08:21:00Z">
        <w:r>
          <w:t>o   Database and SQL</w:t>
        </w:r>
      </w:moveTo>
    </w:p>
    <w:p w14:paraId="66CA6C32" w14:textId="77777777" w:rsidR="00470BDF" w:rsidRDefault="00470BDF" w:rsidP="00470BDF">
      <w:pPr>
        <w:spacing w:before="240" w:after="240"/>
        <w:ind w:left="1440"/>
        <w:rPr>
          <w:moveTo w:id="254" w:author="Fastman, Brandon" w:date="2022-03-18T08:21:00Z"/>
        </w:rPr>
      </w:pPr>
      <w:moveTo w:id="255" w:author="Fastman, Brandon" w:date="2022-03-18T08:21:00Z">
        <w:r>
          <w:t>o   Data Manipulation and Analysis</w:t>
        </w:r>
      </w:moveTo>
    </w:p>
    <w:p w14:paraId="7EA5A9E1" w14:textId="77777777" w:rsidR="00470BDF" w:rsidRDefault="00470BDF" w:rsidP="00470BDF">
      <w:pPr>
        <w:spacing w:before="240" w:after="240"/>
        <w:ind w:left="1440"/>
        <w:rPr>
          <w:moveTo w:id="256" w:author="Fastman, Brandon" w:date="2022-03-18T08:21:00Z"/>
        </w:rPr>
      </w:pPr>
      <w:moveTo w:id="257" w:author="Fastman, Brandon" w:date="2022-03-18T08:21:00Z">
        <w:r>
          <w:lastRenderedPageBreak/>
          <w:t>o   Data Visualization and Storytelling</w:t>
        </w:r>
      </w:moveTo>
    </w:p>
    <w:p w14:paraId="34731646" w14:textId="77777777" w:rsidR="00470BDF" w:rsidRDefault="00470BDF" w:rsidP="00470BDF">
      <w:pPr>
        <w:spacing w:before="240" w:after="240"/>
        <w:rPr>
          <w:moveTo w:id="258" w:author="Fastman, Brandon" w:date="2022-03-18T08:21:00Z"/>
        </w:rPr>
      </w:pPr>
      <w:moveTo w:id="259" w:author="Fastman, Brandon" w:date="2022-03-18T08:21:00Z">
        <w:r>
          <w:t>-          The Engagement phase: getting your hands dirty</w:t>
        </w:r>
      </w:moveTo>
    </w:p>
    <w:p w14:paraId="3E2A46E2" w14:textId="77777777" w:rsidR="00470BDF" w:rsidRDefault="00470BDF" w:rsidP="00470BDF">
      <w:pPr>
        <w:spacing w:before="240" w:after="240"/>
        <w:ind w:left="1440"/>
        <w:rPr>
          <w:moveTo w:id="260" w:author="Fastman, Brandon" w:date="2022-03-18T08:21:00Z"/>
          <w:color w:val="3C4043"/>
          <w:highlight w:val="white"/>
        </w:rPr>
      </w:pPr>
      <w:moveTo w:id="261" w:author="Fastman, Brandon" w:date="2022-03-18T08:21:00Z">
        <w:r>
          <w:t xml:space="preserve">o   </w:t>
        </w:r>
        <w:r>
          <w:rPr>
            <w:color w:val="3C4043"/>
            <w:highlight w:val="white"/>
          </w:rPr>
          <w:t>Capstone projects as opportunities for real-life applications</w:t>
        </w:r>
      </w:moveTo>
    </w:p>
    <w:p w14:paraId="76EE2291" w14:textId="77777777" w:rsidR="00470BDF" w:rsidRDefault="00470BDF" w:rsidP="00470BDF">
      <w:pPr>
        <w:spacing w:before="240" w:after="240"/>
        <w:rPr>
          <w:moveTo w:id="262" w:author="Fastman, Brandon" w:date="2022-03-18T08:21:00Z"/>
        </w:rPr>
      </w:pPr>
      <w:moveTo w:id="263" w:author="Fastman, Brandon" w:date="2022-03-18T08:21:00Z">
        <w:r>
          <w:t>Delivery format: self-paced learning materials combined with instructor-led courses</w:t>
        </w:r>
        <w:commentRangeEnd w:id="224"/>
        <w:r>
          <w:rPr>
            <w:rStyle w:val="CommentReference"/>
          </w:rPr>
          <w:commentReference w:id="224"/>
        </w:r>
      </w:moveTo>
    </w:p>
    <w:p w14:paraId="28B1060B" w14:textId="77777777" w:rsidR="00470BDF" w:rsidRDefault="00470BDF" w:rsidP="00470BDF">
      <w:pPr>
        <w:spacing w:before="240" w:after="240"/>
        <w:rPr>
          <w:moveTo w:id="264" w:author="Fastman, Brandon" w:date="2022-03-18T08:21:00Z"/>
        </w:rPr>
      </w:pPr>
      <w:moveTo w:id="265" w:author="Fastman, Brandon" w:date="2022-03-18T08:21:00Z">
        <w:r>
          <w:t>Timeline: Starting FY2022</w:t>
        </w:r>
      </w:moveTo>
    </w:p>
    <w:p w14:paraId="2A41A718" w14:textId="77777777" w:rsidR="00470BDF" w:rsidRDefault="00470BDF" w:rsidP="00470BDF">
      <w:pPr>
        <w:spacing w:before="240" w:after="240"/>
        <w:rPr>
          <w:moveTo w:id="266" w:author="Fastman, Brandon" w:date="2022-03-18T08:21:00Z"/>
        </w:rPr>
      </w:pPr>
      <w:moveTo w:id="267" w:author="Fastman, Brandon" w:date="2022-03-18T08:21:00Z">
        <w:r>
          <w:t>Contact Us:</w:t>
        </w:r>
      </w:moveTo>
    </w:p>
    <w:p w14:paraId="33B4080E" w14:textId="77777777" w:rsidR="00470BDF" w:rsidRDefault="00470BDF" w:rsidP="00470BDF">
      <w:pPr>
        <w:spacing w:before="240" w:after="240"/>
        <w:ind w:left="720"/>
        <w:rPr>
          <w:moveTo w:id="268" w:author="Fastman, Brandon" w:date="2022-03-18T08:21:00Z"/>
        </w:rPr>
      </w:pPr>
      <w:moveTo w:id="269" w:author="Fastman, Brandon" w:date="2022-03-18T08:21:00Z">
        <w:r>
          <w:t>Slack channel:</w:t>
        </w:r>
        <w:r>
          <w:fldChar w:fldCharType="begin"/>
        </w:r>
        <w:r>
          <w:instrText xml:space="preserve"> HYPERLINK "https://cmsgov.slack.com/archives/C02E352RA7Q" \h </w:instrText>
        </w:r>
        <w:r>
          <w:fldChar w:fldCharType="separate"/>
        </w:r>
        <w:r>
          <w:t xml:space="preserve"> </w:t>
        </w:r>
        <w:r>
          <w:fldChar w:fldCharType="end"/>
        </w:r>
        <w:r>
          <w:fldChar w:fldCharType="begin"/>
        </w:r>
        <w:r>
          <w:instrText xml:space="preserve"> HYPERLINK "https://cmsgov.slack.com/archives/C02E352RA7Q" \h </w:instrText>
        </w:r>
        <w:r>
          <w:fldChar w:fldCharType="separate"/>
        </w:r>
        <w:r>
          <w:rPr>
            <w:color w:val="1155CC"/>
            <w:u w:val="single"/>
          </w:rPr>
          <w:t>#data-science-track</w:t>
        </w:r>
        <w:r>
          <w:rPr>
            <w:color w:val="1155CC"/>
            <w:u w:val="single"/>
          </w:rPr>
          <w:fldChar w:fldCharType="end"/>
        </w:r>
        <w:r>
          <w:t xml:space="preserve"> (in CMS workspace)</w:t>
        </w:r>
      </w:moveTo>
    </w:p>
    <w:p w14:paraId="1CA5CDBD" w14:textId="77777777" w:rsidR="00470BDF" w:rsidRDefault="00470BDF" w:rsidP="00470BDF">
      <w:pPr>
        <w:spacing w:before="240" w:after="240"/>
        <w:ind w:left="720"/>
        <w:rPr>
          <w:moveTo w:id="270" w:author="Fastman, Brandon" w:date="2022-03-18T08:21:00Z"/>
        </w:rPr>
      </w:pPr>
      <w:moveTo w:id="271" w:author="Fastman, Brandon" w:date="2022-03-18T08:21:00Z">
        <w:r>
          <w:t>Email: datascience@cms.hhs.gov</w:t>
        </w:r>
      </w:moveTo>
    </w:p>
    <w:moveToRangeEnd w:id="223"/>
    <w:p w14:paraId="42B912F6" w14:textId="77777777" w:rsidR="00470BDF" w:rsidRDefault="00470BDF"/>
    <w:p w14:paraId="3113FC2C" w14:textId="77777777" w:rsidR="00B90747" w:rsidRDefault="00B90747"/>
    <w:p w14:paraId="66BDEC70" w14:textId="0D26A35D" w:rsidR="00B90747" w:rsidRDefault="00A65500">
      <w:commentRangeStart w:id="272"/>
      <w:r>
        <w:t>Pluralsight Blurb</w:t>
      </w:r>
      <w:commentRangeEnd w:id="272"/>
      <w:r w:rsidR="00312F8F">
        <w:rPr>
          <w:rStyle w:val="CommentReference"/>
        </w:rPr>
        <w:commentReference w:id="272"/>
      </w:r>
      <w:r>
        <w:t>:</w:t>
      </w:r>
      <w:ins w:id="273" w:author="Fastman, Brandon" w:date="2022-03-21T14:31:00Z">
        <w:r w:rsidR="008641B5">
          <w:t xml:space="preserve"> Pluralsight is an </w:t>
        </w:r>
        <w:r w:rsidR="00752F18">
          <w:t xml:space="preserve">online educational </w:t>
        </w:r>
      </w:ins>
      <w:ins w:id="274" w:author="Fastman, Brandon" w:date="2022-03-21T16:27:00Z">
        <w:r w:rsidR="00D05FD4">
          <w:t>platform th</w:t>
        </w:r>
      </w:ins>
      <w:ins w:id="275" w:author="Fastman, Brandon" w:date="2022-03-21T16:28:00Z">
        <w:r w:rsidR="00B16B2F">
          <w:t xml:space="preserve">at we use for our WR program. </w:t>
        </w:r>
      </w:ins>
      <w:ins w:id="276" w:author="Fastman, Brandon" w:date="2022-03-21T14:32:00Z">
        <w:r w:rsidR="00752F18">
          <w:t xml:space="preserve"> that we use for our WR program.</w:t>
        </w:r>
      </w:ins>
      <w:ins w:id="277" w:author="Fastman, Brandon" w:date="2022-03-21T16:29:00Z">
        <w:r w:rsidR="00D564E5">
          <w:t xml:space="preserve"> It allows us to combine pre-packaged educational materials with CMS-designed</w:t>
        </w:r>
        <w:r w:rsidR="00F66C2C">
          <w:t>, CMS-specific content.</w:t>
        </w:r>
      </w:ins>
      <w:r>
        <w:t xml:space="preserve"> </w:t>
      </w:r>
      <w:ins w:id="278" w:author="Fastman, Brandon" w:date="2022-03-21T16:29:00Z">
        <w:r w:rsidR="00F66C2C">
          <w:rPr>
            <w:color w:val="1D1C1D"/>
            <w:sz w:val="23"/>
            <w:szCs w:val="23"/>
            <w:shd w:val="clear" w:color="auto" w:fill="F8F8F8"/>
          </w:rPr>
          <w:t>Pluralsight i</w:t>
        </w:r>
      </w:ins>
      <w:ins w:id="279" w:author="Fastman, Brandon" w:date="2022-03-21T16:30:00Z">
        <w:r w:rsidR="00F66C2C">
          <w:rPr>
            <w:color w:val="1D1C1D"/>
            <w:sz w:val="23"/>
            <w:szCs w:val="23"/>
            <w:shd w:val="clear" w:color="auto" w:fill="F8F8F8"/>
          </w:rPr>
          <w:t>s an important tool for creating</w:t>
        </w:r>
      </w:ins>
      <w:commentRangeStart w:id="280"/>
      <w:ins w:id="281" w:author="Fastman, Brandon" w:date="2022-03-17T15:39:00Z">
        <w:r w:rsidR="000D7506">
          <w:rPr>
            <w:color w:val="1D1C1D"/>
            <w:sz w:val="23"/>
            <w:szCs w:val="23"/>
            <w:shd w:val="clear" w:color="auto" w:fill="F8F8F8"/>
          </w:rPr>
          <w:t xml:space="preserve"> a robust learning </w:t>
        </w:r>
      </w:ins>
      <w:ins w:id="282" w:author="Fastman, Brandon" w:date="2022-03-21T16:30:00Z">
        <w:r w:rsidR="00F66C2C">
          <w:rPr>
            <w:color w:val="1D1C1D"/>
            <w:sz w:val="23"/>
            <w:szCs w:val="23"/>
            <w:shd w:val="clear" w:color="auto" w:fill="F8F8F8"/>
          </w:rPr>
          <w:t>community</w:t>
        </w:r>
      </w:ins>
      <w:ins w:id="283" w:author="Fastman, Brandon" w:date="2022-03-17T15:39:00Z">
        <w:r w:rsidR="000D7506">
          <w:rPr>
            <w:color w:val="1D1C1D"/>
            <w:sz w:val="23"/>
            <w:szCs w:val="23"/>
            <w:shd w:val="clear" w:color="auto" w:fill="F8F8F8"/>
          </w:rPr>
          <w:t xml:space="preserve"> at CMS where you are empowered to acquire industry knowledge at the foundation of human-centered design, agile, and lean methodologies. Start your learning journey and unlock your potential!</w:t>
        </w:r>
      </w:ins>
      <w:commentRangeEnd w:id="280"/>
      <w:ins w:id="284" w:author="Fastman, Brandon" w:date="2022-03-17T15:42:00Z">
        <w:r w:rsidR="000D38F4">
          <w:rPr>
            <w:rStyle w:val="CommentReference"/>
          </w:rPr>
          <w:commentReference w:id="280"/>
        </w:r>
      </w:ins>
      <w:del w:id="285" w:author="Fastman, Brandon" w:date="2022-03-17T15:39:00Z">
        <w:r w:rsidDel="000D7506">
          <w:delText>Rick</w:delText>
        </w:r>
      </w:del>
    </w:p>
    <w:p w14:paraId="1F247755" w14:textId="77777777" w:rsidR="00B90747" w:rsidRDefault="00B90747"/>
    <w:p w14:paraId="5502A7E8" w14:textId="77777777" w:rsidR="00B90747" w:rsidRDefault="00A65500">
      <w:r>
        <w:t>Future: Maybe HHS Training</w:t>
      </w:r>
    </w:p>
    <w:p w14:paraId="61F059AD" w14:textId="77777777" w:rsidR="00B90747" w:rsidRDefault="00B90747"/>
    <w:p w14:paraId="5CAD3F5A" w14:textId="77777777" w:rsidR="00B90747" w:rsidRDefault="00A65500">
      <w:pPr>
        <w:pStyle w:val="Heading2"/>
      </w:pPr>
      <w:bookmarkStart w:id="286" w:name="_mjqidpjf9o67" w:colFirst="0" w:colLast="0"/>
      <w:bookmarkEnd w:id="286"/>
      <w:r>
        <w:t>Community [Prev. Cross Pollination]</w:t>
      </w:r>
    </w:p>
    <w:p w14:paraId="7D64430C" w14:textId="77777777" w:rsidR="00B90747" w:rsidRDefault="00A65500">
      <w:r>
        <w:t>RENAME Cross-Pollination to “Community”</w:t>
      </w:r>
    </w:p>
    <w:p w14:paraId="0A6D1E05" w14:textId="109949B3" w:rsidR="00B90747" w:rsidRDefault="00A65500">
      <w:r>
        <w:t>Links to Slack Channels</w:t>
      </w:r>
      <w:ins w:id="287" w:author="Fastman, Brandon" w:date="2022-03-17T15:44:00Z">
        <w:r w:rsidR="00E059CA">
          <w:t xml:space="preserve"> #ai_community???</w:t>
        </w:r>
      </w:ins>
      <w:ins w:id="288" w:author="Fastman, Brandon" w:date="2022-03-17T15:43:00Z">
        <w:r w:rsidR="001C4766">
          <w:t xml:space="preserve"> </w:t>
        </w:r>
      </w:ins>
    </w:p>
    <w:p w14:paraId="172566A2" w14:textId="77777777" w:rsidR="00B90747" w:rsidRDefault="00A65500">
      <w:r>
        <w:t xml:space="preserve">Links GSA Communities - Email </w:t>
      </w:r>
      <w:proofErr w:type="spellStart"/>
      <w:r>
        <w:t>listServ</w:t>
      </w:r>
      <w:proofErr w:type="spellEnd"/>
      <w:r>
        <w:t xml:space="preserve"> (OMG Leila is STUNNED that these still exist)</w:t>
      </w:r>
    </w:p>
    <w:p w14:paraId="10DF0CE7" w14:textId="77777777" w:rsidR="00B90747" w:rsidRDefault="00B90747"/>
    <w:p w14:paraId="57FEA84C" w14:textId="77777777" w:rsidR="00B90747" w:rsidRDefault="00A65500">
      <w:r>
        <w:rPr>
          <w:noProof/>
        </w:rPr>
        <w:drawing>
          <wp:inline distT="114300" distB="114300" distL="114300" distR="114300" wp14:anchorId="08BFB0EA" wp14:editId="3CF2B037">
            <wp:extent cx="2309813" cy="130410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309813" cy="1304105"/>
                    </a:xfrm>
                    <a:prstGeom prst="rect">
                      <a:avLst/>
                    </a:prstGeom>
                    <a:ln/>
                  </pic:spPr>
                </pic:pic>
              </a:graphicData>
            </a:graphic>
          </wp:inline>
        </w:drawing>
      </w:r>
    </w:p>
    <w:p w14:paraId="5F8B5628" w14:textId="77777777" w:rsidR="00B90747" w:rsidRDefault="00A65500">
      <w:proofErr w:type="spellStart"/>
      <w:r>
        <w:t>Xingjia</w:t>
      </w:r>
      <w:proofErr w:type="spellEnd"/>
    </w:p>
    <w:p w14:paraId="7F75219B" w14:textId="77777777" w:rsidR="00B90747" w:rsidRDefault="00B90747"/>
    <w:p w14:paraId="4B9738C9" w14:textId="77777777" w:rsidR="00B90747" w:rsidRDefault="00B90747"/>
    <w:p w14:paraId="036A4C11" w14:textId="77777777" w:rsidR="00B90747" w:rsidRDefault="00B90747"/>
    <w:p w14:paraId="1FF4E1DF" w14:textId="77777777" w:rsidR="00B90747" w:rsidRDefault="00A65500">
      <w:pPr>
        <w:pStyle w:val="Heading1"/>
      </w:pPr>
      <w:bookmarkStart w:id="289" w:name="_defigpd53jiq" w:colFirst="0" w:colLast="0"/>
      <w:bookmarkEnd w:id="289"/>
      <w:r>
        <w:lastRenderedPageBreak/>
        <w:t>AI Pilots Landing Page</w:t>
      </w:r>
    </w:p>
    <w:p w14:paraId="1089FC9C" w14:textId="77777777" w:rsidR="00B90747" w:rsidRDefault="00A65500">
      <w:pPr>
        <w:pStyle w:val="Heading2"/>
      </w:pPr>
      <w:bookmarkStart w:id="290" w:name="_xcpmaxtaug1f" w:colFirst="0" w:colLast="0"/>
      <w:bookmarkEnd w:id="290"/>
      <w:r>
        <w:t>CMS AI Explorers Program</w:t>
      </w:r>
    </w:p>
    <w:p w14:paraId="13131502" w14:textId="77777777" w:rsidR="0017724C" w:rsidRPr="0017724C" w:rsidRDefault="0017724C" w:rsidP="0017724C">
      <w:pPr>
        <w:shd w:val="clear" w:color="auto" w:fill="FFFFFF"/>
        <w:spacing w:line="240" w:lineRule="auto"/>
        <w:rPr>
          <w:ins w:id="291" w:author="Fastman, Brandon" w:date="2022-03-16T13:29:00Z"/>
          <w:rFonts w:ascii="Segoe UI" w:eastAsia="Times New Roman" w:hAnsi="Segoe UI" w:cs="Segoe UI"/>
          <w:color w:val="172B4D"/>
          <w:sz w:val="21"/>
          <w:szCs w:val="21"/>
          <w:lang w:val="en-US"/>
        </w:rPr>
      </w:pPr>
      <w:ins w:id="292" w:author="Fastman, Brandon" w:date="2022-03-16T13:29:00Z">
        <w:r w:rsidRPr="0017724C">
          <w:rPr>
            <w:rFonts w:ascii="Segoe UI" w:eastAsia="Times New Roman" w:hAnsi="Segoe UI" w:cs="Segoe UI"/>
            <w:color w:val="172B4D"/>
            <w:sz w:val="21"/>
            <w:szCs w:val="21"/>
            <w:lang w:val="en-US"/>
          </w:rPr>
          <w:t>The </w:t>
        </w:r>
        <w:r w:rsidRPr="0017724C">
          <w:rPr>
            <w:rFonts w:ascii="Segoe UI" w:eastAsia="Times New Roman" w:hAnsi="Segoe UI" w:cs="Segoe UI"/>
            <w:b/>
            <w:bCs/>
            <w:color w:val="172B4D"/>
            <w:sz w:val="21"/>
            <w:szCs w:val="21"/>
            <w:lang w:val="en-US"/>
          </w:rPr>
          <w:t>AI Explorers Program</w:t>
        </w:r>
        <w:r w:rsidRPr="0017724C">
          <w:rPr>
            <w:rFonts w:ascii="Segoe UI" w:eastAsia="Times New Roman" w:hAnsi="Segoe UI" w:cs="Segoe UI"/>
            <w:color w:val="172B4D"/>
            <w:sz w:val="21"/>
            <w:szCs w:val="21"/>
            <w:lang w:val="en-US"/>
          </w:rPr>
          <w:t> is an exciting opportunity for CMS employees to prototype AI applications for testing and potential development. Each quarter for two years, OIT will accept proposals for projects that apply AI and ML techniques related to CMS's mission and to the applicant's team functional area. From these submissions, OIT executive leadership will fund two projects per quarter up to $250,000 each. Along with funding, awardees will receive support such as matching with pre-qualified vendors. They will have three to six months to test their hypotheses.</w:t>
        </w:r>
      </w:ins>
    </w:p>
    <w:p w14:paraId="5E19B967" w14:textId="77777777" w:rsidR="0017724C" w:rsidRPr="0017724C" w:rsidRDefault="0017724C" w:rsidP="0017724C">
      <w:pPr>
        <w:shd w:val="clear" w:color="auto" w:fill="FFFFFF"/>
        <w:spacing w:before="150" w:line="240" w:lineRule="auto"/>
        <w:rPr>
          <w:ins w:id="293" w:author="Fastman, Brandon" w:date="2022-03-16T13:29:00Z"/>
          <w:rFonts w:ascii="Segoe UI" w:eastAsia="Times New Roman" w:hAnsi="Segoe UI" w:cs="Segoe UI"/>
          <w:color w:val="172B4D"/>
          <w:sz w:val="21"/>
          <w:szCs w:val="21"/>
          <w:lang w:val="en-US"/>
        </w:rPr>
      </w:pPr>
      <w:ins w:id="294" w:author="Fastman, Brandon" w:date="2022-03-16T13:29:00Z">
        <w:r w:rsidRPr="0017724C">
          <w:rPr>
            <w:rFonts w:ascii="Segoe UI" w:eastAsia="Times New Roman" w:hAnsi="Segoe UI" w:cs="Segoe UI"/>
            <w:color w:val="172B4D"/>
            <w:sz w:val="21"/>
            <w:szCs w:val="21"/>
            <w:lang w:val="en-US"/>
          </w:rPr>
          <w:t>The </w:t>
        </w:r>
        <w:r w:rsidRPr="0017724C">
          <w:rPr>
            <w:rFonts w:ascii="Segoe UI" w:eastAsia="Times New Roman" w:hAnsi="Segoe UI" w:cs="Segoe UI"/>
            <w:b/>
            <w:bCs/>
            <w:color w:val="172B4D"/>
            <w:sz w:val="21"/>
            <w:szCs w:val="21"/>
            <w:lang w:val="en-US"/>
          </w:rPr>
          <w:t>goals</w:t>
        </w:r>
        <w:r w:rsidRPr="0017724C">
          <w:rPr>
            <w:rFonts w:ascii="Segoe UI" w:eastAsia="Times New Roman" w:hAnsi="Segoe UI" w:cs="Segoe UI"/>
            <w:color w:val="172B4D"/>
            <w:sz w:val="21"/>
            <w:szCs w:val="21"/>
            <w:lang w:val="en-US"/>
          </w:rPr>
          <w:t> of the pilot are to:</w:t>
        </w:r>
      </w:ins>
    </w:p>
    <w:p w14:paraId="1BEA8FCB" w14:textId="77777777" w:rsidR="0017724C" w:rsidRPr="0017724C" w:rsidRDefault="0017724C" w:rsidP="0017724C">
      <w:pPr>
        <w:numPr>
          <w:ilvl w:val="0"/>
          <w:numId w:val="4"/>
        </w:numPr>
        <w:shd w:val="clear" w:color="auto" w:fill="FFFFFF"/>
        <w:spacing w:before="100" w:beforeAutospacing="1" w:after="100" w:afterAutospacing="1" w:line="240" w:lineRule="auto"/>
        <w:rPr>
          <w:ins w:id="295" w:author="Fastman, Brandon" w:date="2022-03-16T13:29:00Z"/>
          <w:rFonts w:ascii="Segoe UI" w:eastAsia="Times New Roman" w:hAnsi="Segoe UI" w:cs="Segoe UI"/>
          <w:color w:val="172B4D"/>
          <w:sz w:val="21"/>
          <w:szCs w:val="21"/>
          <w:lang w:val="en-US"/>
        </w:rPr>
      </w:pPr>
      <w:ins w:id="296" w:author="Fastman, Brandon" w:date="2022-03-16T13:29:00Z">
        <w:r w:rsidRPr="0017724C">
          <w:rPr>
            <w:rFonts w:ascii="Segoe UI" w:eastAsia="Times New Roman" w:hAnsi="Segoe UI" w:cs="Segoe UI"/>
            <w:color w:val="172B4D"/>
            <w:sz w:val="21"/>
            <w:szCs w:val="21"/>
            <w:lang w:val="en-US"/>
          </w:rPr>
          <w:t>bootstrap both proofs of value and initial Minimum Viable Products</w:t>
        </w:r>
      </w:ins>
    </w:p>
    <w:p w14:paraId="109B1D64" w14:textId="77777777" w:rsidR="0017724C" w:rsidRPr="0017724C" w:rsidRDefault="0017724C" w:rsidP="0017724C">
      <w:pPr>
        <w:numPr>
          <w:ilvl w:val="0"/>
          <w:numId w:val="4"/>
        </w:numPr>
        <w:shd w:val="clear" w:color="auto" w:fill="FFFFFF"/>
        <w:spacing w:before="100" w:beforeAutospacing="1" w:after="100" w:afterAutospacing="1" w:line="240" w:lineRule="auto"/>
        <w:rPr>
          <w:ins w:id="297" w:author="Fastman, Brandon" w:date="2022-03-16T13:29:00Z"/>
          <w:rFonts w:ascii="Segoe UI" w:eastAsia="Times New Roman" w:hAnsi="Segoe UI" w:cs="Segoe UI"/>
          <w:color w:val="172B4D"/>
          <w:sz w:val="21"/>
          <w:szCs w:val="21"/>
          <w:lang w:val="en-US"/>
        </w:rPr>
      </w:pPr>
      <w:ins w:id="298" w:author="Fastman, Brandon" w:date="2022-03-16T13:29:00Z">
        <w:r w:rsidRPr="0017724C">
          <w:rPr>
            <w:rFonts w:ascii="Segoe UI" w:eastAsia="Times New Roman" w:hAnsi="Segoe UI" w:cs="Segoe UI"/>
            <w:color w:val="172B4D"/>
            <w:sz w:val="21"/>
            <w:szCs w:val="21"/>
            <w:lang w:val="en-US"/>
          </w:rPr>
          <w:t>encourage applicants to get acquainted with AI/ML and grow their technological skill sets</w:t>
        </w:r>
      </w:ins>
    </w:p>
    <w:p w14:paraId="29C3331C" w14:textId="77777777" w:rsidR="0017724C" w:rsidRPr="0017724C" w:rsidRDefault="0017724C" w:rsidP="0017724C">
      <w:pPr>
        <w:numPr>
          <w:ilvl w:val="0"/>
          <w:numId w:val="4"/>
        </w:numPr>
        <w:shd w:val="clear" w:color="auto" w:fill="FFFFFF"/>
        <w:spacing w:before="100" w:beforeAutospacing="1" w:after="100" w:afterAutospacing="1" w:line="240" w:lineRule="auto"/>
        <w:rPr>
          <w:ins w:id="299" w:author="Fastman, Brandon" w:date="2022-03-16T13:29:00Z"/>
          <w:rFonts w:ascii="Segoe UI" w:eastAsia="Times New Roman" w:hAnsi="Segoe UI" w:cs="Segoe UI"/>
          <w:color w:val="172B4D"/>
          <w:sz w:val="21"/>
          <w:szCs w:val="21"/>
          <w:lang w:val="en-US"/>
        </w:rPr>
      </w:pPr>
      <w:ins w:id="300" w:author="Fastman, Brandon" w:date="2022-03-16T13:29:00Z">
        <w:r w:rsidRPr="0017724C">
          <w:rPr>
            <w:rFonts w:ascii="Segoe UI" w:eastAsia="Times New Roman" w:hAnsi="Segoe UI" w:cs="Segoe UI"/>
            <w:color w:val="172B4D"/>
            <w:sz w:val="21"/>
            <w:szCs w:val="21"/>
            <w:lang w:val="en-US"/>
          </w:rPr>
          <w:t>test out hypotheses using Agile methodologies prior to a large-scale development effort</w:t>
        </w:r>
      </w:ins>
    </w:p>
    <w:p w14:paraId="408C9256" w14:textId="77777777" w:rsidR="0017724C" w:rsidRPr="0017724C" w:rsidRDefault="0017724C" w:rsidP="0017724C">
      <w:pPr>
        <w:numPr>
          <w:ilvl w:val="0"/>
          <w:numId w:val="4"/>
        </w:numPr>
        <w:shd w:val="clear" w:color="auto" w:fill="FFFFFF"/>
        <w:spacing w:before="100" w:beforeAutospacing="1" w:after="100" w:afterAutospacing="1" w:line="240" w:lineRule="auto"/>
        <w:rPr>
          <w:ins w:id="301" w:author="Fastman, Brandon" w:date="2022-03-16T13:29:00Z"/>
          <w:rFonts w:ascii="Segoe UI" w:eastAsia="Times New Roman" w:hAnsi="Segoe UI" w:cs="Segoe UI"/>
          <w:color w:val="172B4D"/>
          <w:sz w:val="21"/>
          <w:szCs w:val="21"/>
          <w:lang w:val="en-US"/>
        </w:rPr>
      </w:pPr>
      <w:ins w:id="302" w:author="Fastman, Brandon" w:date="2022-03-16T13:29:00Z">
        <w:r w:rsidRPr="0017724C">
          <w:rPr>
            <w:rFonts w:ascii="Segoe UI" w:eastAsia="Times New Roman" w:hAnsi="Segoe UI" w:cs="Segoe UI"/>
            <w:color w:val="172B4D"/>
            <w:sz w:val="21"/>
            <w:szCs w:val="21"/>
            <w:lang w:val="en-US"/>
          </w:rPr>
          <w:t>develop incremental expertise, and boost confidence in the AI domain </w:t>
        </w:r>
      </w:ins>
    </w:p>
    <w:p w14:paraId="6BD6CCEC" w14:textId="77777777" w:rsidR="0017724C" w:rsidRPr="0017724C" w:rsidRDefault="0017724C" w:rsidP="0017724C">
      <w:pPr>
        <w:numPr>
          <w:ilvl w:val="0"/>
          <w:numId w:val="4"/>
        </w:numPr>
        <w:shd w:val="clear" w:color="auto" w:fill="FFFFFF"/>
        <w:spacing w:before="100" w:beforeAutospacing="1" w:after="100" w:afterAutospacing="1" w:line="240" w:lineRule="auto"/>
        <w:rPr>
          <w:ins w:id="303" w:author="Fastman, Brandon" w:date="2022-03-16T13:29:00Z"/>
          <w:rFonts w:ascii="Segoe UI" w:eastAsia="Times New Roman" w:hAnsi="Segoe UI" w:cs="Segoe UI"/>
          <w:color w:val="172B4D"/>
          <w:sz w:val="21"/>
          <w:szCs w:val="21"/>
          <w:lang w:val="en-US"/>
        </w:rPr>
      </w:pPr>
      <w:ins w:id="304" w:author="Fastman, Brandon" w:date="2022-03-16T13:29:00Z">
        <w:r w:rsidRPr="0017724C">
          <w:rPr>
            <w:rFonts w:ascii="Segoe UI" w:eastAsia="Times New Roman" w:hAnsi="Segoe UI" w:cs="Segoe UI"/>
            <w:color w:val="172B4D"/>
            <w:sz w:val="21"/>
            <w:szCs w:val="21"/>
            <w:lang w:val="en-US"/>
          </w:rPr>
          <w:t>establish a baseline framework on how to bring an AI/ML project from ideation to production readiness within CMS</w:t>
        </w:r>
      </w:ins>
    </w:p>
    <w:p w14:paraId="2A807837" w14:textId="77777777" w:rsidR="0017724C" w:rsidRPr="0017724C" w:rsidRDefault="0017724C" w:rsidP="0017724C">
      <w:pPr>
        <w:shd w:val="clear" w:color="auto" w:fill="FFFFFF"/>
        <w:spacing w:before="150" w:line="240" w:lineRule="auto"/>
        <w:rPr>
          <w:ins w:id="305" w:author="Fastman, Brandon" w:date="2022-03-16T13:29:00Z"/>
          <w:rFonts w:ascii="Segoe UI" w:eastAsia="Times New Roman" w:hAnsi="Segoe UI" w:cs="Segoe UI"/>
          <w:color w:val="172B4D"/>
          <w:sz w:val="21"/>
          <w:szCs w:val="21"/>
          <w:lang w:val="en-US"/>
        </w:rPr>
      </w:pPr>
      <w:ins w:id="306" w:author="Fastman, Brandon" w:date="2022-03-16T13:29:00Z">
        <w:r w:rsidRPr="0017724C">
          <w:rPr>
            <w:rFonts w:ascii="Segoe UI" w:eastAsia="Times New Roman" w:hAnsi="Segoe UI" w:cs="Segoe UI"/>
            <w:b/>
            <w:bCs/>
            <w:color w:val="172B4D"/>
            <w:sz w:val="21"/>
            <w:szCs w:val="21"/>
            <w:lang w:val="en-US"/>
          </w:rPr>
          <w:t>Background</w:t>
        </w:r>
      </w:ins>
    </w:p>
    <w:p w14:paraId="1D90A0D6" w14:textId="77777777" w:rsidR="0017724C" w:rsidRPr="0017724C" w:rsidRDefault="0017724C" w:rsidP="0017724C">
      <w:pPr>
        <w:shd w:val="clear" w:color="auto" w:fill="FFFFFF"/>
        <w:spacing w:before="150" w:line="240" w:lineRule="auto"/>
        <w:rPr>
          <w:ins w:id="307" w:author="Fastman, Brandon" w:date="2022-03-16T13:29:00Z"/>
          <w:rFonts w:ascii="Segoe UI" w:eastAsia="Times New Roman" w:hAnsi="Segoe UI" w:cs="Segoe UI"/>
          <w:color w:val="172B4D"/>
          <w:sz w:val="21"/>
          <w:szCs w:val="21"/>
          <w:lang w:val="en-US"/>
        </w:rPr>
      </w:pPr>
      <w:ins w:id="308" w:author="Fastman, Brandon" w:date="2022-03-16T13:29:00Z">
        <w:r w:rsidRPr="0017724C">
          <w:rPr>
            <w:rFonts w:ascii="Segoe UI" w:eastAsia="Times New Roman" w:hAnsi="Segoe UI" w:cs="Segoe UI"/>
            <w:color w:val="172B4D"/>
            <w:sz w:val="21"/>
            <w:szCs w:val="21"/>
            <w:lang w:val="en-US"/>
          </w:rPr>
          <w:t>The private sector has adopted AI technologies much more rapidly than government agencies. To accelerate AI research and applications throughout the federal government, Congress passed The National AI Initiative Act of 2020 (DIVISION E, SEC. 5001), which became law on January 1, 2021. The National AI Initiative provides a coordinated program across the entire Federal government to accelerate AI research and develop applications that will increase the Nation’s economic prosperity and national security. </w:t>
        </w:r>
      </w:ins>
    </w:p>
    <w:p w14:paraId="5076F6D3" w14:textId="77777777" w:rsidR="0017724C" w:rsidRPr="0017724C" w:rsidRDefault="0017724C" w:rsidP="0017724C">
      <w:pPr>
        <w:shd w:val="clear" w:color="auto" w:fill="FFFFFF"/>
        <w:spacing w:before="150" w:line="240" w:lineRule="auto"/>
        <w:rPr>
          <w:ins w:id="309" w:author="Fastman, Brandon" w:date="2022-03-16T13:29:00Z"/>
          <w:rFonts w:ascii="Segoe UI" w:eastAsia="Times New Roman" w:hAnsi="Segoe UI" w:cs="Segoe UI"/>
          <w:color w:val="172B4D"/>
          <w:sz w:val="21"/>
          <w:szCs w:val="21"/>
          <w:lang w:val="en-US"/>
        </w:rPr>
      </w:pPr>
      <w:ins w:id="310" w:author="Fastman, Brandon" w:date="2022-03-16T13:29:00Z">
        <w:r w:rsidRPr="0017724C">
          <w:rPr>
            <w:rFonts w:ascii="Segoe UI" w:eastAsia="Times New Roman" w:hAnsi="Segoe UI" w:cs="Segoe UI"/>
            <w:color w:val="172B4D"/>
            <w:sz w:val="21"/>
            <w:szCs w:val="21"/>
            <w:lang w:val="en-US"/>
          </w:rPr>
          <w:t>AI Explorers is a major effort by OIT to comply with the NAIIA, reducing barriers to entry for AI projects at CMS. By increasing the application of AI across components, we can increase value to our customers, to healthcare providers, to Medicaid and Medicare enrollees, and to the American public</w:t>
        </w:r>
      </w:ins>
    </w:p>
    <w:p w14:paraId="7EE7E89F" w14:textId="77777777" w:rsidR="0017724C" w:rsidRPr="0017724C" w:rsidRDefault="0017724C" w:rsidP="0017724C">
      <w:pPr>
        <w:shd w:val="clear" w:color="auto" w:fill="FFFFFF"/>
        <w:spacing w:before="150" w:line="240" w:lineRule="auto"/>
        <w:rPr>
          <w:ins w:id="311" w:author="Fastman, Brandon" w:date="2022-03-16T13:29:00Z"/>
          <w:rFonts w:ascii="Segoe UI" w:eastAsia="Times New Roman" w:hAnsi="Segoe UI" w:cs="Segoe UI"/>
          <w:color w:val="172B4D"/>
          <w:sz w:val="21"/>
          <w:szCs w:val="21"/>
          <w:lang w:val="en-US"/>
        </w:rPr>
      </w:pPr>
      <w:ins w:id="312" w:author="Fastman, Brandon" w:date="2022-03-16T13:29:00Z">
        <w:r w:rsidRPr="0017724C">
          <w:rPr>
            <w:rFonts w:ascii="Segoe UI" w:eastAsia="Times New Roman" w:hAnsi="Segoe UI" w:cs="Segoe UI"/>
            <w:b/>
            <w:bCs/>
            <w:color w:val="172B4D"/>
            <w:sz w:val="21"/>
            <w:szCs w:val="21"/>
            <w:lang w:val="en-US"/>
          </w:rPr>
          <w:t>Deadlines</w:t>
        </w:r>
      </w:ins>
    </w:p>
    <w:p w14:paraId="21D41227" w14:textId="2086CF16" w:rsidR="0017724C" w:rsidRPr="0017724C" w:rsidRDefault="0017724C" w:rsidP="0017724C">
      <w:pPr>
        <w:shd w:val="clear" w:color="auto" w:fill="FFFFFF"/>
        <w:spacing w:before="150" w:line="240" w:lineRule="auto"/>
        <w:rPr>
          <w:ins w:id="313" w:author="Fastman, Brandon" w:date="2022-03-16T13:29:00Z"/>
          <w:rFonts w:ascii="Segoe UI" w:eastAsia="Times New Roman" w:hAnsi="Segoe UI" w:cs="Segoe UI"/>
          <w:color w:val="172B4D"/>
          <w:sz w:val="21"/>
          <w:szCs w:val="21"/>
          <w:lang w:val="en-US"/>
        </w:rPr>
      </w:pPr>
      <w:ins w:id="314" w:author="Fastman, Brandon" w:date="2022-03-16T13:29:00Z">
        <w:r w:rsidRPr="0017724C">
          <w:rPr>
            <w:rFonts w:ascii="Segoe UI" w:eastAsia="Times New Roman" w:hAnsi="Segoe UI" w:cs="Segoe UI"/>
            <w:color w:val="172B4D"/>
            <w:sz w:val="21"/>
            <w:szCs w:val="21"/>
            <w:lang w:val="en-US"/>
          </w:rPr>
          <w:t xml:space="preserve">The program accepts project idea submissions on a quarterly basis throughout FY2022. </w:t>
        </w:r>
      </w:ins>
    </w:p>
    <w:p w14:paraId="5FC91558" w14:textId="77777777" w:rsidR="0017724C" w:rsidRPr="0017724C" w:rsidRDefault="0017724C" w:rsidP="0017724C">
      <w:pPr>
        <w:shd w:val="clear" w:color="auto" w:fill="FFFFFF"/>
        <w:spacing w:before="150" w:line="240" w:lineRule="auto"/>
        <w:rPr>
          <w:ins w:id="315" w:author="Fastman, Brandon" w:date="2022-03-16T13:29:00Z"/>
          <w:rFonts w:ascii="Segoe UI" w:eastAsia="Times New Roman" w:hAnsi="Segoe UI" w:cs="Segoe UI"/>
          <w:color w:val="172B4D"/>
          <w:sz w:val="21"/>
          <w:szCs w:val="21"/>
          <w:lang w:val="en-US"/>
        </w:rPr>
      </w:pPr>
      <w:ins w:id="316" w:author="Fastman, Brandon" w:date="2022-03-16T13:29:00Z">
        <w:r w:rsidRPr="0017724C">
          <w:rPr>
            <w:rFonts w:ascii="Segoe UI" w:eastAsia="Times New Roman" w:hAnsi="Segoe UI" w:cs="Segoe UI"/>
            <w:color w:val="172B4D"/>
            <w:sz w:val="21"/>
            <w:szCs w:val="21"/>
            <w:lang w:val="en-US"/>
          </w:rPr>
          <w:t>If you've applied in previous rounds, your application is still active for re-consideration and a resubmission is not needed</w:t>
        </w:r>
      </w:ins>
    </w:p>
    <w:p w14:paraId="4044AD21" w14:textId="77777777" w:rsidR="0017724C" w:rsidRPr="0017724C" w:rsidRDefault="0017724C" w:rsidP="0017724C">
      <w:pPr>
        <w:shd w:val="clear" w:color="auto" w:fill="FFFFFF"/>
        <w:spacing w:before="150" w:line="240" w:lineRule="auto"/>
        <w:rPr>
          <w:ins w:id="317" w:author="Fastman, Brandon" w:date="2022-03-16T13:29:00Z"/>
          <w:rFonts w:ascii="Segoe UI" w:eastAsia="Times New Roman" w:hAnsi="Segoe UI" w:cs="Segoe UI"/>
          <w:color w:val="172B4D"/>
          <w:sz w:val="21"/>
          <w:szCs w:val="21"/>
          <w:lang w:val="en-US"/>
        </w:rPr>
      </w:pPr>
      <w:ins w:id="318" w:author="Fastman, Brandon" w:date="2022-03-16T13:29:00Z">
        <w:r w:rsidRPr="0017724C">
          <w:rPr>
            <w:rFonts w:ascii="Segoe UI" w:eastAsia="Times New Roman" w:hAnsi="Segoe UI" w:cs="Segoe UI"/>
            <w:b/>
            <w:bCs/>
            <w:color w:val="172B4D"/>
            <w:sz w:val="21"/>
            <w:szCs w:val="21"/>
            <w:lang w:val="en-US"/>
          </w:rPr>
          <w:t>Eligibility</w:t>
        </w:r>
      </w:ins>
    </w:p>
    <w:p w14:paraId="68F8A623" w14:textId="2252CFAB" w:rsidR="0017724C" w:rsidRDefault="0017724C" w:rsidP="0017724C">
      <w:pPr>
        <w:shd w:val="clear" w:color="auto" w:fill="FFFFFF"/>
        <w:spacing w:before="150" w:line="240" w:lineRule="auto"/>
        <w:rPr>
          <w:ins w:id="319" w:author="Fastman, Brandon" w:date="2022-03-16T13:29:00Z"/>
          <w:rFonts w:ascii="Segoe UI" w:eastAsia="Times New Roman" w:hAnsi="Segoe UI" w:cs="Segoe UI"/>
          <w:color w:val="172B4D"/>
          <w:sz w:val="21"/>
          <w:szCs w:val="21"/>
          <w:lang w:val="en-US"/>
        </w:rPr>
      </w:pPr>
      <w:ins w:id="320" w:author="Fastman, Brandon" w:date="2022-03-16T13:29:00Z">
        <w:r w:rsidRPr="0017724C">
          <w:rPr>
            <w:rFonts w:ascii="Segoe UI" w:eastAsia="Times New Roman" w:hAnsi="Segoe UI" w:cs="Segoe UI"/>
            <w:color w:val="172B4D"/>
            <w:sz w:val="21"/>
            <w:szCs w:val="21"/>
            <w:lang w:val="en-US"/>
          </w:rPr>
          <w:t>Any federal CMS employee is eligible to apply.</w:t>
        </w:r>
      </w:ins>
    </w:p>
    <w:p w14:paraId="146309B2" w14:textId="77777777" w:rsidR="0017724C" w:rsidRPr="0017724C" w:rsidRDefault="0017724C" w:rsidP="0017724C">
      <w:pPr>
        <w:shd w:val="clear" w:color="auto" w:fill="FFFFFF"/>
        <w:spacing w:before="150" w:line="240" w:lineRule="auto"/>
        <w:rPr>
          <w:ins w:id="321" w:author="Fastman, Brandon" w:date="2022-03-16T13:29:00Z"/>
          <w:rFonts w:ascii="Segoe UI" w:eastAsia="Times New Roman" w:hAnsi="Segoe UI" w:cs="Segoe UI"/>
          <w:color w:val="172B4D"/>
          <w:sz w:val="21"/>
          <w:szCs w:val="21"/>
          <w:lang w:val="en-US"/>
        </w:rPr>
      </w:pPr>
    </w:p>
    <w:p w14:paraId="18ACA2EC" w14:textId="33BA7479" w:rsidR="00B90747" w:rsidDel="0017724C" w:rsidRDefault="00A65500">
      <w:pPr>
        <w:rPr>
          <w:del w:id="322" w:author="Fastman, Brandon" w:date="2022-03-16T13:29:00Z"/>
        </w:rPr>
      </w:pPr>
      <w:del w:id="323" w:author="Fastman, Brandon" w:date="2022-03-16T13:29:00Z">
        <w:r w:rsidDel="0017724C">
          <w:delText>Xingjia lift content from the confluence site</w:delText>
        </w:r>
      </w:del>
    </w:p>
    <w:p w14:paraId="31F2FEB1" w14:textId="77777777" w:rsidR="00B90747" w:rsidRDefault="00B90747"/>
    <w:p w14:paraId="5221A6AA" w14:textId="77777777" w:rsidR="00B90747" w:rsidRDefault="00A65500">
      <w:pPr>
        <w:pStyle w:val="Heading1"/>
      </w:pPr>
      <w:bookmarkStart w:id="324" w:name="_2w4fub45p7kq" w:colFirst="0" w:colLast="0"/>
      <w:bookmarkEnd w:id="324"/>
      <w:commentRangeStart w:id="325"/>
      <w:commentRangeStart w:id="326"/>
      <w:r>
        <w:lastRenderedPageBreak/>
        <w:t>Submit an Idea (General IDEA Submission)</w:t>
      </w:r>
      <w:commentRangeEnd w:id="325"/>
      <w:r>
        <w:commentReference w:id="325"/>
      </w:r>
      <w:commentRangeEnd w:id="326"/>
      <w:r>
        <w:commentReference w:id="326"/>
      </w:r>
    </w:p>
    <w:p w14:paraId="7003A3D8" w14:textId="77777777" w:rsidR="00B90747" w:rsidRDefault="00A65500">
      <w:r>
        <w:rPr>
          <w:b/>
        </w:rPr>
        <w:t>NOW:</w:t>
      </w:r>
      <w:r>
        <w:t xml:space="preserve"> Submit Link to Qualtrics Survey</w:t>
      </w:r>
    </w:p>
    <w:p w14:paraId="56B1785F" w14:textId="77777777" w:rsidR="00B90747" w:rsidRDefault="00B90747"/>
    <w:p w14:paraId="7163CBB8" w14:textId="77777777" w:rsidR="00B90747" w:rsidRDefault="00A65500">
      <w:pPr>
        <w:rPr>
          <w:b/>
        </w:rPr>
      </w:pPr>
      <w:r>
        <w:rPr>
          <w:b/>
        </w:rPr>
        <w:t>Future:</w:t>
      </w:r>
    </w:p>
    <w:p w14:paraId="1C8B51AD" w14:textId="77777777" w:rsidR="00B90747" w:rsidRDefault="00A65500">
      <w:r>
        <w:t xml:space="preserve">Maybe remove for MVP. </w:t>
      </w:r>
    </w:p>
    <w:p w14:paraId="27C908D4" w14:textId="77777777" w:rsidR="00B90747" w:rsidRDefault="00A65500">
      <w:r>
        <w:t>RENAME to “Suggestion Box”</w:t>
      </w:r>
    </w:p>
    <w:p w14:paraId="66648295" w14:textId="77777777" w:rsidR="00B90747" w:rsidRDefault="00A65500">
      <w:r>
        <w:t xml:space="preserve">Use this to prep the director so that anyone external can submit ideas so decision makers can use </w:t>
      </w:r>
      <w:proofErr w:type="gramStart"/>
      <w:r>
        <w:t>this ideas</w:t>
      </w:r>
      <w:proofErr w:type="gramEnd"/>
      <w:r>
        <w:t xml:space="preserve"> for contracting/funding/projects for the future. </w:t>
      </w:r>
    </w:p>
    <w:p w14:paraId="38F2789A" w14:textId="77777777" w:rsidR="00B90747" w:rsidRDefault="00B90747"/>
    <w:p w14:paraId="49098A0E" w14:textId="77777777" w:rsidR="00B90747" w:rsidRDefault="00A65500">
      <w:r>
        <w:t xml:space="preserve">This needs some additional thinking and understanding. Process/People/Tech. </w:t>
      </w:r>
    </w:p>
    <w:p w14:paraId="0E021A53" w14:textId="77777777" w:rsidR="00B90747" w:rsidRDefault="00B90747"/>
    <w:p w14:paraId="01B89076" w14:textId="77777777" w:rsidR="00B90747" w:rsidRDefault="00A65500">
      <w:r>
        <w:t>Create New Qualtrics Survey that serves as a suggestion box</w:t>
      </w:r>
    </w:p>
    <w:p w14:paraId="208ABC16" w14:textId="77777777" w:rsidR="00B90747" w:rsidRDefault="00B90747"/>
    <w:p w14:paraId="055E5AD6" w14:textId="77777777" w:rsidR="00B90747" w:rsidRDefault="00A65500">
      <w:pPr>
        <w:rPr>
          <w:b/>
        </w:rPr>
      </w:pPr>
      <w:r>
        <w:rPr>
          <w:b/>
        </w:rPr>
        <w:t>Design a left-side box that can be included in Jekyll across the site:</w:t>
      </w:r>
    </w:p>
    <w:p w14:paraId="0FCF68C3" w14:textId="77777777" w:rsidR="00B90747" w:rsidRDefault="00A65500">
      <w:r>
        <w:t>Do you have an idea or an existing AI project you would like to share?</w:t>
      </w:r>
    </w:p>
    <w:p w14:paraId="22F2A9FA" w14:textId="77777777" w:rsidR="00B90747" w:rsidRDefault="00A65500">
      <w:r>
        <w:t>Showcase your successful use cases here!</w:t>
      </w:r>
    </w:p>
    <w:p w14:paraId="526FAAF2" w14:textId="77777777" w:rsidR="00B90747" w:rsidRDefault="00A65500">
      <w:r>
        <w:t>We'd love to speak to you about including it in our growing library.</w:t>
      </w:r>
    </w:p>
    <w:p w14:paraId="20FDD890" w14:textId="77777777" w:rsidR="00B90747" w:rsidRDefault="00A65500">
      <w:r>
        <w:t xml:space="preserve">“Suggest a Use </w:t>
      </w:r>
      <w:proofErr w:type="gramStart"/>
      <w:r>
        <w:t>Case”  [</w:t>
      </w:r>
      <w:proofErr w:type="gramEnd"/>
      <w:r>
        <w:t>Hyperlink to Form]</w:t>
      </w:r>
    </w:p>
    <w:p w14:paraId="4569CD33" w14:textId="77777777" w:rsidR="00B90747" w:rsidRDefault="00A65500">
      <w:r>
        <w:t>You can also email us.</w:t>
      </w:r>
    </w:p>
    <w:p w14:paraId="06F202E9" w14:textId="77777777" w:rsidR="00B90747" w:rsidRDefault="00A65500">
      <w:r>
        <w:rPr>
          <w:noProof/>
        </w:rPr>
        <w:drawing>
          <wp:inline distT="114300" distB="114300" distL="114300" distR="114300" wp14:anchorId="455EF217" wp14:editId="667A3A77">
            <wp:extent cx="3209925" cy="35909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209925" cy="3590925"/>
                    </a:xfrm>
                    <a:prstGeom prst="rect">
                      <a:avLst/>
                    </a:prstGeom>
                    <a:ln/>
                  </pic:spPr>
                </pic:pic>
              </a:graphicData>
            </a:graphic>
          </wp:inline>
        </w:drawing>
      </w:r>
    </w:p>
    <w:p w14:paraId="0D664EE8" w14:textId="77777777" w:rsidR="00B90747" w:rsidRDefault="00B90747"/>
    <w:p w14:paraId="28EDDED8" w14:textId="77777777" w:rsidR="00B90747" w:rsidRDefault="00B90747"/>
    <w:p w14:paraId="488ABFA9" w14:textId="77777777" w:rsidR="00B90747" w:rsidRDefault="00B90747"/>
    <w:p w14:paraId="0DE7A345" w14:textId="77777777" w:rsidR="00B90747" w:rsidRDefault="00B90747"/>
    <w:p w14:paraId="0A6F3EA0" w14:textId="77777777" w:rsidR="00B90747" w:rsidRDefault="00A65500">
      <w:r>
        <w:lastRenderedPageBreak/>
        <w:t>==================================================</w:t>
      </w:r>
    </w:p>
    <w:p w14:paraId="68C22836" w14:textId="77777777" w:rsidR="00B90747" w:rsidRDefault="00A65500">
      <w:pPr>
        <w:spacing w:before="240" w:after="240"/>
        <w:rPr>
          <w:b/>
          <w:sz w:val="28"/>
          <w:szCs w:val="28"/>
        </w:rPr>
      </w:pPr>
      <w:r>
        <w:rPr>
          <w:b/>
          <w:sz w:val="28"/>
          <w:szCs w:val="28"/>
        </w:rPr>
        <w:t>AI Explorers Program</w:t>
      </w:r>
    </w:p>
    <w:p w14:paraId="7B8D8045" w14:textId="77777777" w:rsidR="00B90747" w:rsidRDefault="00A65500">
      <w:pPr>
        <w:spacing w:before="240" w:after="240"/>
      </w:pPr>
      <w:r>
        <w:t>Background</w:t>
      </w:r>
    </w:p>
    <w:p w14:paraId="7E7EE367" w14:textId="77777777" w:rsidR="00B90747" w:rsidRDefault="00A65500">
      <w:pPr>
        <w:spacing w:before="240" w:after="240"/>
        <w:ind w:left="720"/>
      </w:pPr>
      <w:r>
        <w:t>In CMS, AI is an emerging technology with various level across components. To create opportunities to explore AI and decrease the barriers to entry and pain points for AI projects, we are launching this AI Explorers program in CMS, open to all federal employees. This program will provide opportunities for Federal employees to learn about AI and test AI hypotheses through the funding and mentorship of small AI related pilots.</w:t>
      </w:r>
    </w:p>
    <w:p w14:paraId="64E6EEDC" w14:textId="77777777" w:rsidR="00B90747" w:rsidRDefault="00A65500">
      <w:pPr>
        <w:spacing w:before="240" w:after="240"/>
      </w:pPr>
      <w:r>
        <w:t>Program Highlights</w:t>
      </w:r>
    </w:p>
    <w:p w14:paraId="0A666549" w14:textId="77777777" w:rsidR="00B90747" w:rsidRDefault="00A65500">
      <w:pPr>
        <w:spacing w:before="240" w:after="240"/>
      </w:pPr>
      <w:r>
        <w:t>·</w:t>
      </w:r>
      <w:r>
        <w:rPr>
          <w:rFonts w:ascii="Times New Roman" w:eastAsia="Times New Roman" w:hAnsi="Times New Roman" w:cs="Times New Roman"/>
          <w:sz w:val="14"/>
          <w:szCs w:val="14"/>
        </w:rPr>
        <w:t xml:space="preserve">       </w:t>
      </w:r>
      <w:r>
        <w:t>Encourage interested federal employees to submit proposals for AI hypotheses they want to explore through a pilot.</w:t>
      </w:r>
    </w:p>
    <w:p w14:paraId="1548628F" w14:textId="77777777" w:rsidR="00B90747" w:rsidRDefault="00A65500">
      <w:pPr>
        <w:spacing w:before="240" w:after="240"/>
      </w:pPr>
      <w:r>
        <w:t>·</w:t>
      </w:r>
      <w:r>
        <w:rPr>
          <w:rFonts w:ascii="Times New Roman" w:eastAsia="Times New Roman" w:hAnsi="Times New Roman" w:cs="Times New Roman"/>
          <w:sz w:val="14"/>
          <w:szCs w:val="14"/>
        </w:rPr>
        <w:t xml:space="preserve">       </w:t>
      </w:r>
      <w:r>
        <w:t>A vetting process selects submissions for execution</w:t>
      </w:r>
    </w:p>
    <w:p w14:paraId="14F9D4E7" w14:textId="77777777" w:rsidR="00B90747" w:rsidRDefault="00A65500">
      <w:pPr>
        <w:spacing w:before="240" w:after="240"/>
      </w:pPr>
      <w:r>
        <w:t>·</w:t>
      </w:r>
      <w:r>
        <w:rPr>
          <w:rFonts w:ascii="Times New Roman" w:eastAsia="Times New Roman" w:hAnsi="Times New Roman" w:cs="Times New Roman"/>
          <w:sz w:val="14"/>
          <w:szCs w:val="14"/>
        </w:rPr>
        <w:t xml:space="preserve">       </w:t>
      </w:r>
      <w:r>
        <w:t>Funding is made available by OIT for up to $250K per pilot</w:t>
      </w:r>
    </w:p>
    <w:p w14:paraId="4F696A4C" w14:textId="77777777" w:rsidR="00B90747" w:rsidRDefault="00A65500">
      <w:pPr>
        <w:spacing w:before="240" w:after="240"/>
      </w:pPr>
      <w:r>
        <w:t>·</w:t>
      </w:r>
      <w:r>
        <w:rPr>
          <w:rFonts w:ascii="Times New Roman" w:eastAsia="Times New Roman" w:hAnsi="Times New Roman" w:cs="Times New Roman"/>
          <w:sz w:val="14"/>
          <w:szCs w:val="14"/>
        </w:rPr>
        <w:t xml:space="preserve">       </w:t>
      </w:r>
      <w:r>
        <w:t>6-8 Pilots per year. Open submission quarterly throughout the FY2022</w:t>
      </w:r>
    </w:p>
    <w:p w14:paraId="1A1FD149" w14:textId="77777777" w:rsidR="00B90747" w:rsidRDefault="00A65500">
      <w:pPr>
        <w:spacing w:before="240" w:after="240"/>
      </w:pPr>
      <w:r>
        <w:t>·</w:t>
      </w:r>
      <w:r>
        <w:rPr>
          <w:rFonts w:ascii="Times New Roman" w:eastAsia="Times New Roman" w:hAnsi="Times New Roman" w:cs="Times New Roman"/>
          <w:sz w:val="14"/>
          <w:szCs w:val="14"/>
        </w:rPr>
        <w:t xml:space="preserve">       </w:t>
      </w:r>
      <w:r>
        <w:t>Components manage their own pilots with OIT mentorship and assistance.</w:t>
      </w:r>
    </w:p>
    <w:p w14:paraId="51AC91AB" w14:textId="77777777" w:rsidR="00B90747" w:rsidRDefault="00A65500">
      <w:pPr>
        <w:spacing w:before="240" w:after="240"/>
      </w:pPr>
      <w:r>
        <w:t>·</w:t>
      </w:r>
      <w:r>
        <w:rPr>
          <w:rFonts w:ascii="Times New Roman" w:eastAsia="Times New Roman" w:hAnsi="Times New Roman" w:cs="Times New Roman"/>
          <w:sz w:val="14"/>
          <w:szCs w:val="14"/>
        </w:rPr>
        <w:t xml:space="preserve">       </w:t>
      </w:r>
      <w:r>
        <w:t>Knowledge gleaned is shared across CMS</w:t>
      </w:r>
    </w:p>
    <w:p w14:paraId="645D3725" w14:textId="77777777" w:rsidR="00B90747" w:rsidRDefault="00A65500">
      <w:pPr>
        <w:spacing w:before="240" w:after="240"/>
      </w:pPr>
      <w:r>
        <w:t>Key points</w:t>
      </w:r>
    </w:p>
    <w:p w14:paraId="6719611A" w14:textId="77777777" w:rsidR="00B90747" w:rsidRDefault="00A65500">
      <w:pPr>
        <w:spacing w:before="240" w:after="240"/>
      </w:pPr>
      <w:r>
        <w:t>·</w:t>
      </w:r>
      <w:r>
        <w:rPr>
          <w:rFonts w:ascii="Times New Roman" w:eastAsia="Times New Roman" w:hAnsi="Times New Roman" w:cs="Times New Roman"/>
          <w:sz w:val="14"/>
          <w:szCs w:val="14"/>
        </w:rPr>
        <w:t xml:space="preserve">       </w:t>
      </w:r>
      <w:r>
        <w:t>Starting time: FY2022</w:t>
      </w:r>
    </w:p>
    <w:p w14:paraId="53AF1A68" w14:textId="77777777" w:rsidR="00B90747" w:rsidRDefault="00A65500">
      <w:pPr>
        <w:spacing w:before="240" w:after="240"/>
      </w:pPr>
      <w:r>
        <w:t>·</w:t>
      </w:r>
      <w:r>
        <w:rPr>
          <w:rFonts w:ascii="Times New Roman" w:eastAsia="Times New Roman" w:hAnsi="Times New Roman" w:cs="Times New Roman"/>
          <w:sz w:val="14"/>
          <w:szCs w:val="14"/>
        </w:rPr>
        <w:t xml:space="preserve">       </w:t>
      </w:r>
      <w:r>
        <w:t>Funding limit: up to $250,000 for each project</w:t>
      </w:r>
    </w:p>
    <w:p w14:paraId="7F94DA33" w14:textId="77777777" w:rsidR="00B90747" w:rsidRDefault="00A65500">
      <w:pPr>
        <w:spacing w:before="240" w:after="240"/>
      </w:pPr>
      <w:r>
        <w:t>·</w:t>
      </w:r>
      <w:r>
        <w:rPr>
          <w:rFonts w:ascii="Times New Roman" w:eastAsia="Times New Roman" w:hAnsi="Times New Roman" w:cs="Times New Roman"/>
          <w:sz w:val="14"/>
          <w:szCs w:val="14"/>
        </w:rPr>
        <w:t xml:space="preserve">       </w:t>
      </w:r>
      <w:r>
        <w:t>Time span: 3-6 months for each funding project</w:t>
      </w:r>
    </w:p>
    <w:p w14:paraId="0C83CF3E" w14:textId="77777777" w:rsidR="00B90747" w:rsidRDefault="00A65500">
      <w:pPr>
        <w:spacing w:before="240" w:after="240"/>
      </w:pPr>
      <w:r>
        <w:t>Submission</w:t>
      </w:r>
    </w:p>
    <w:p w14:paraId="37B2229D" w14:textId="77777777" w:rsidR="00B90747" w:rsidRDefault="00A65500">
      <w:pPr>
        <w:spacing w:before="240" w:after="240"/>
        <w:rPr>
          <w:color w:val="1155CC"/>
          <w:u w:val="single"/>
        </w:rPr>
      </w:pPr>
      <w:r>
        <w:t>·</w:t>
      </w:r>
      <w:r>
        <w:rPr>
          <w:rFonts w:ascii="Times New Roman" w:eastAsia="Times New Roman" w:hAnsi="Times New Roman" w:cs="Times New Roman"/>
          <w:sz w:val="14"/>
          <w:szCs w:val="14"/>
        </w:rPr>
        <w:t xml:space="preserve">       </w:t>
      </w:r>
      <w:r>
        <w:t>Submit your idea here:</w:t>
      </w:r>
      <w:hyperlink r:id="rId14">
        <w:r>
          <w:t xml:space="preserve"> </w:t>
        </w:r>
      </w:hyperlink>
      <w:hyperlink r:id="rId15">
        <w:r>
          <w:rPr>
            <w:color w:val="1155CC"/>
            <w:u w:val="single"/>
          </w:rPr>
          <w:t>https://cms.gov1.qualtrics.com/jfe/form/SV_8jqSX0YFO2SU5Yq</w:t>
        </w:r>
      </w:hyperlink>
    </w:p>
    <w:p w14:paraId="47E6B781" w14:textId="77777777" w:rsidR="00B90747" w:rsidRDefault="00A65500">
      <w:pPr>
        <w:spacing w:before="240" w:after="240"/>
      </w:pPr>
      <w:r>
        <w:t>·</w:t>
      </w:r>
      <w:r>
        <w:rPr>
          <w:rFonts w:ascii="Times New Roman" w:eastAsia="Times New Roman" w:hAnsi="Times New Roman" w:cs="Times New Roman"/>
          <w:sz w:val="14"/>
          <w:szCs w:val="14"/>
        </w:rPr>
        <w:t xml:space="preserve">       </w:t>
      </w:r>
      <w:r>
        <w:t>Deadline for submission*: Feb 18th, 2022</w:t>
      </w:r>
    </w:p>
    <w:p w14:paraId="791A9ADD" w14:textId="77777777" w:rsidR="00B90747" w:rsidRDefault="00A65500">
      <w:pPr>
        <w:spacing w:before="240" w:after="240"/>
      </w:pPr>
      <w:r>
        <w:t>*</w:t>
      </w:r>
      <w:proofErr w:type="gramStart"/>
      <w:r>
        <w:t>accepting</w:t>
      </w:r>
      <w:proofErr w:type="gramEnd"/>
      <w:r>
        <w:t xml:space="preserve"> submission on a quarterly basis.</w:t>
      </w:r>
    </w:p>
    <w:p w14:paraId="0CB409AC" w14:textId="77777777" w:rsidR="00B90747" w:rsidRDefault="00A65500">
      <w:pPr>
        <w:spacing w:before="240" w:after="240"/>
      </w:pPr>
      <w:r>
        <w:t xml:space="preserve">What to expect after </w:t>
      </w:r>
      <w:proofErr w:type="gramStart"/>
      <w:r>
        <w:t>submission</w:t>
      </w:r>
      <w:proofErr w:type="gramEnd"/>
    </w:p>
    <w:p w14:paraId="71E3C8D9" w14:textId="77777777" w:rsidR="00B90747" w:rsidRDefault="00A65500">
      <w:pPr>
        <w:spacing w:before="240" w:after="240"/>
      </w:pPr>
      <w:r>
        <w:t>·</w:t>
      </w:r>
      <w:r>
        <w:rPr>
          <w:rFonts w:ascii="Times New Roman" w:eastAsia="Times New Roman" w:hAnsi="Times New Roman" w:cs="Times New Roman"/>
          <w:sz w:val="14"/>
          <w:szCs w:val="14"/>
        </w:rPr>
        <w:t xml:space="preserve">       </w:t>
      </w:r>
      <w:r>
        <w:t>First screen results within 3 weeks after close of submission</w:t>
      </w:r>
    </w:p>
    <w:p w14:paraId="4A9D23F8" w14:textId="77777777" w:rsidR="00B90747" w:rsidRDefault="00A65500">
      <w:pPr>
        <w:spacing w:before="240" w:after="240"/>
      </w:pPr>
      <w:r>
        <w:t>·</w:t>
      </w:r>
      <w:r>
        <w:rPr>
          <w:rFonts w:ascii="Times New Roman" w:eastAsia="Times New Roman" w:hAnsi="Times New Roman" w:cs="Times New Roman"/>
          <w:sz w:val="14"/>
          <w:szCs w:val="14"/>
        </w:rPr>
        <w:t xml:space="preserve">       </w:t>
      </w:r>
      <w:r>
        <w:t>Participant past the first screen will have opportunity for a short presentation</w:t>
      </w:r>
    </w:p>
    <w:p w14:paraId="0979B3BE" w14:textId="77777777" w:rsidR="00B90747" w:rsidRDefault="00A65500">
      <w:pPr>
        <w:spacing w:before="240" w:after="240"/>
      </w:pPr>
      <w:r>
        <w:lastRenderedPageBreak/>
        <w:t>·</w:t>
      </w:r>
      <w:r>
        <w:rPr>
          <w:rFonts w:ascii="Times New Roman" w:eastAsia="Times New Roman" w:hAnsi="Times New Roman" w:cs="Times New Roman"/>
          <w:sz w:val="14"/>
          <w:szCs w:val="14"/>
        </w:rPr>
        <w:t xml:space="preserve">       </w:t>
      </w:r>
      <w:r>
        <w:t>Final award will be announced within 8 weeks after close of submission</w:t>
      </w:r>
    </w:p>
    <w:p w14:paraId="1CF140EA" w14:textId="77777777" w:rsidR="00B90747" w:rsidRDefault="00A65500">
      <w:pPr>
        <w:spacing w:before="240" w:after="240"/>
      </w:pPr>
      <w:r>
        <w:t>Contact Us:</w:t>
      </w:r>
    </w:p>
    <w:p w14:paraId="6E541005" w14:textId="77777777" w:rsidR="00B90747" w:rsidRDefault="00A65500">
      <w:pPr>
        <w:spacing w:before="240" w:after="240"/>
        <w:ind w:left="720"/>
      </w:pPr>
      <w:r>
        <w:t>Slack channel: #cms_ai_explorer_program</w:t>
      </w:r>
    </w:p>
    <w:p w14:paraId="29F786CE" w14:textId="77777777" w:rsidR="00B90747" w:rsidRDefault="00A65500">
      <w:pPr>
        <w:spacing w:before="240" w:after="240"/>
        <w:ind w:left="720"/>
      </w:pPr>
      <w:r>
        <w:t>Email: ai-pilots@cms.hhs.gov</w:t>
      </w:r>
    </w:p>
    <w:p w14:paraId="17FB5166" w14:textId="77777777" w:rsidR="00B90747" w:rsidRDefault="00A65500">
      <w:pPr>
        <w:spacing w:before="240" w:after="240"/>
      </w:pPr>
      <w:r>
        <w:t xml:space="preserve"> </w:t>
      </w:r>
    </w:p>
    <w:p w14:paraId="1F6E7140" w14:textId="77777777" w:rsidR="00B90747" w:rsidRDefault="00A65500">
      <w:pPr>
        <w:spacing w:before="240" w:after="240"/>
        <w:rPr>
          <w:b/>
          <w:sz w:val="28"/>
          <w:szCs w:val="28"/>
        </w:rPr>
      </w:pPr>
      <w:r>
        <w:rPr>
          <w:b/>
          <w:sz w:val="28"/>
          <w:szCs w:val="28"/>
        </w:rPr>
        <w:t>Data Science Track</w:t>
      </w:r>
    </w:p>
    <w:p w14:paraId="6AFB6AC1" w14:textId="77777777" w:rsidR="00B90747" w:rsidRDefault="00A65500">
      <w:pPr>
        <w:spacing w:before="240" w:after="240"/>
      </w:pPr>
      <w:r>
        <w:t>(</w:t>
      </w:r>
      <w:proofErr w:type="gramStart"/>
      <w:r>
        <w:t>through</w:t>
      </w:r>
      <w:proofErr w:type="gramEnd"/>
      <w:r>
        <w:t xml:space="preserve"> Workforce Resilience Program in OIT)</w:t>
      </w:r>
    </w:p>
    <w:p w14:paraId="4A3B6B65" w14:textId="77777777" w:rsidR="00B90747" w:rsidRDefault="00A65500">
      <w:pPr>
        <w:spacing w:before="240"/>
      </w:pPr>
      <w:r>
        <w:t xml:space="preserve"> </w:t>
      </w:r>
    </w:p>
    <w:p w14:paraId="6493D024" w14:textId="366E7097" w:rsidR="00B90747" w:rsidDel="00E045D1" w:rsidRDefault="00A65500">
      <w:pPr>
        <w:spacing w:before="240" w:after="240"/>
        <w:rPr>
          <w:moveFrom w:id="327" w:author="Fastman, Brandon" w:date="2022-03-18T08:21:00Z"/>
        </w:rPr>
      </w:pPr>
      <w:moveFromRangeStart w:id="328" w:author="Fastman, Brandon" w:date="2022-03-18T08:21:00Z" w:name="move98484091"/>
      <w:commentRangeStart w:id="329"/>
      <w:moveFrom w:id="330" w:author="Fastman, Brandon" w:date="2022-03-18T08:21:00Z">
        <w:r w:rsidDel="00E045D1">
          <w:t xml:space="preserve">Data Science and Artificial Intelligence are impacting all aspects of our lives. With the emergence of the Internet of Things (IoT), the volume of data has increased exponentially. We are in the era of transitioning from big data into data as an asset. The goal of Data Science is to transform the data into knowledge, which eventually will help us reduce the burden of work, optimize solutions and make better decisions.  </w:t>
        </w:r>
      </w:moveFrom>
    </w:p>
    <w:p w14:paraId="15A4D5BD" w14:textId="3A0D5D3D" w:rsidR="00B90747" w:rsidDel="00E045D1" w:rsidRDefault="00A65500">
      <w:pPr>
        <w:spacing w:before="240" w:after="240"/>
        <w:rPr>
          <w:moveFrom w:id="331" w:author="Fastman, Brandon" w:date="2022-03-18T08:21:00Z"/>
        </w:rPr>
      </w:pPr>
      <w:moveFrom w:id="332" w:author="Fastman, Brandon" w:date="2022-03-18T08:21:00Z">
        <w:r w:rsidDel="00E045D1">
          <w:t>Data science is reshaping healthcare in multiple applications, such as improving diagnostic accuracy and optimizing clinic performance. Centers for Medicare &amp; Medicaid Services (CMS), overseeing multiple federal healthcare programs, generates an extensive amount of data daily. There is great room for us to dive into the data and find treacherous knowledge that will improve the healthcare service we provide to the population of America.</w:t>
        </w:r>
      </w:moveFrom>
    </w:p>
    <w:p w14:paraId="6FA87346" w14:textId="6F54D9DE" w:rsidR="00B90747" w:rsidDel="00E045D1" w:rsidRDefault="00A65500">
      <w:pPr>
        <w:spacing w:before="240" w:after="240"/>
        <w:rPr>
          <w:moveFrom w:id="333" w:author="Fastman, Brandon" w:date="2022-03-18T08:21:00Z"/>
        </w:rPr>
      </w:pPr>
      <w:moveFrom w:id="334" w:author="Fastman, Brandon" w:date="2022-03-18T08:21:00Z">
        <w:r w:rsidDel="00E045D1">
          <w:t>Introduce our Data Science Track as your first step to empower yourself with data science knowledge.</w:t>
        </w:r>
      </w:moveFrom>
    </w:p>
    <w:p w14:paraId="2C5B2670" w14:textId="4ABA1677" w:rsidR="00B90747" w:rsidDel="00E045D1" w:rsidRDefault="00A65500">
      <w:pPr>
        <w:spacing w:before="240" w:after="240"/>
        <w:rPr>
          <w:moveFrom w:id="335" w:author="Fastman, Brandon" w:date="2022-03-18T08:21:00Z"/>
        </w:rPr>
      </w:pPr>
      <w:moveFrom w:id="336" w:author="Fastman, Brandon" w:date="2022-03-18T08:21:00Z">
        <w:r w:rsidDel="00E045D1">
          <w:t>The Data Science Track will include three phases that will cater for different learning needs.</w:t>
        </w:r>
      </w:moveFrom>
    </w:p>
    <w:p w14:paraId="3FDE60A4" w14:textId="7DC46379" w:rsidR="00B90747" w:rsidDel="00E045D1" w:rsidRDefault="00A65500">
      <w:pPr>
        <w:spacing w:before="240" w:after="240"/>
        <w:rPr>
          <w:moveFrom w:id="337" w:author="Fastman, Brandon" w:date="2022-03-18T08:21:00Z"/>
        </w:rPr>
      </w:pPr>
      <w:moveFrom w:id="338" w:author="Fastman, Brandon" w:date="2022-03-18T08:21:00Z">
        <w:r w:rsidDel="00E045D1">
          <w:t>-          The Awareness phase: learning about Data Science</w:t>
        </w:r>
      </w:moveFrom>
    </w:p>
    <w:p w14:paraId="512E5822" w14:textId="2B7B054E" w:rsidR="00B90747" w:rsidDel="00E045D1" w:rsidRDefault="00A65500">
      <w:pPr>
        <w:spacing w:before="240" w:after="240"/>
        <w:ind w:left="1440"/>
        <w:rPr>
          <w:moveFrom w:id="339" w:author="Fastman, Brandon" w:date="2022-03-18T08:21:00Z"/>
        </w:rPr>
      </w:pPr>
      <w:moveFrom w:id="340" w:author="Fastman, Brandon" w:date="2022-03-18T08:21:00Z">
        <w:r w:rsidDel="00E045D1">
          <w:t>o   Scope of Data Science</w:t>
        </w:r>
      </w:moveFrom>
    </w:p>
    <w:p w14:paraId="79F7E10C" w14:textId="35E057A2" w:rsidR="00B90747" w:rsidDel="00E045D1" w:rsidRDefault="00A65500">
      <w:pPr>
        <w:spacing w:before="240" w:after="240"/>
        <w:ind w:left="1440"/>
        <w:rPr>
          <w:moveFrom w:id="341" w:author="Fastman, Brandon" w:date="2022-03-18T08:21:00Z"/>
        </w:rPr>
      </w:pPr>
      <w:moveFrom w:id="342" w:author="Fastman, Brandon" w:date="2022-03-18T08:21:00Z">
        <w:r w:rsidDel="00E045D1">
          <w:t>o   Application of Data Science</w:t>
        </w:r>
      </w:moveFrom>
    </w:p>
    <w:p w14:paraId="35817B40" w14:textId="4E1445E2" w:rsidR="00B90747" w:rsidDel="00E045D1" w:rsidRDefault="00A65500">
      <w:pPr>
        <w:spacing w:before="240" w:after="240"/>
        <w:ind w:left="1440"/>
        <w:rPr>
          <w:moveFrom w:id="343" w:author="Fastman, Brandon" w:date="2022-03-18T08:21:00Z"/>
        </w:rPr>
      </w:pPr>
      <w:moveFrom w:id="344" w:author="Fastman, Brandon" w:date="2022-03-18T08:21:00Z">
        <w:r w:rsidDel="00E045D1">
          <w:t>o   The Life cycle of Data Science projects and common tools</w:t>
        </w:r>
      </w:moveFrom>
    </w:p>
    <w:p w14:paraId="436223B0" w14:textId="28402D78" w:rsidR="00B90747" w:rsidDel="00E045D1" w:rsidRDefault="00A65500">
      <w:pPr>
        <w:spacing w:before="240" w:after="240"/>
        <w:ind w:left="1440"/>
        <w:rPr>
          <w:moveFrom w:id="345" w:author="Fastman, Brandon" w:date="2022-03-18T08:21:00Z"/>
        </w:rPr>
      </w:pPr>
      <w:moveFrom w:id="346" w:author="Fastman, Brandon" w:date="2022-03-18T08:21:00Z">
        <w:r w:rsidDel="00E045D1">
          <w:t>o   CMS data and data literacy</w:t>
        </w:r>
      </w:moveFrom>
    </w:p>
    <w:p w14:paraId="26FFDDD2" w14:textId="147D4D2D" w:rsidR="00B90747" w:rsidDel="00E045D1" w:rsidRDefault="00A65500">
      <w:pPr>
        <w:spacing w:before="240" w:after="240"/>
        <w:rPr>
          <w:moveFrom w:id="347" w:author="Fastman, Brandon" w:date="2022-03-18T08:21:00Z"/>
        </w:rPr>
      </w:pPr>
      <w:moveFrom w:id="348" w:author="Fastman, Brandon" w:date="2022-03-18T08:21:00Z">
        <w:r w:rsidDel="00E045D1">
          <w:t>-          The Competency phase: training your skills</w:t>
        </w:r>
      </w:moveFrom>
    </w:p>
    <w:p w14:paraId="40ED94AF" w14:textId="606DA49D" w:rsidR="00B90747" w:rsidDel="00E045D1" w:rsidRDefault="00A65500">
      <w:pPr>
        <w:spacing w:before="240" w:after="240"/>
        <w:ind w:left="1440"/>
        <w:rPr>
          <w:moveFrom w:id="349" w:author="Fastman, Brandon" w:date="2022-03-18T08:21:00Z"/>
        </w:rPr>
      </w:pPr>
      <w:moveFrom w:id="350" w:author="Fastman, Brandon" w:date="2022-03-18T08:21:00Z">
        <w:r w:rsidDel="00E045D1">
          <w:t>o   Database and SQL</w:t>
        </w:r>
      </w:moveFrom>
    </w:p>
    <w:p w14:paraId="756DDDC7" w14:textId="65445F36" w:rsidR="00B90747" w:rsidDel="00E045D1" w:rsidRDefault="00A65500">
      <w:pPr>
        <w:spacing w:before="240" w:after="240"/>
        <w:ind w:left="1440"/>
        <w:rPr>
          <w:moveFrom w:id="351" w:author="Fastman, Brandon" w:date="2022-03-18T08:21:00Z"/>
        </w:rPr>
      </w:pPr>
      <w:moveFrom w:id="352" w:author="Fastman, Brandon" w:date="2022-03-18T08:21:00Z">
        <w:r w:rsidDel="00E045D1">
          <w:lastRenderedPageBreak/>
          <w:t>o   Data Manipulation and Analysis</w:t>
        </w:r>
      </w:moveFrom>
    </w:p>
    <w:p w14:paraId="12E22431" w14:textId="33757739" w:rsidR="00B90747" w:rsidDel="00E045D1" w:rsidRDefault="00A65500">
      <w:pPr>
        <w:spacing w:before="240" w:after="240"/>
        <w:ind w:left="1440"/>
        <w:rPr>
          <w:moveFrom w:id="353" w:author="Fastman, Brandon" w:date="2022-03-18T08:21:00Z"/>
        </w:rPr>
      </w:pPr>
      <w:moveFrom w:id="354" w:author="Fastman, Brandon" w:date="2022-03-18T08:21:00Z">
        <w:r w:rsidDel="00E045D1">
          <w:t>o   Data Visualization and Storytelling</w:t>
        </w:r>
      </w:moveFrom>
    </w:p>
    <w:p w14:paraId="089319E3" w14:textId="090B0191" w:rsidR="00B90747" w:rsidDel="00E045D1" w:rsidRDefault="00A65500">
      <w:pPr>
        <w:spacing w:before="240" w:after="240"/>
        <w:rPr>
          <w:moveFrom w:id="355" w:author="Fastman, Brandon" w:date="2022-03-18T08:21:00Z"/>
        </w:rPr>
      </w:pPr>
      <w:moveFrom w:id="356" w:author="Fastman, Brandon" w:date="2022-03-18T08:21:00Z">
        <w:r w:rsidDel="00E045D1">
          <w:t>-          The Engagement phase: getting your hands dirty</w:t>
        </w:r>
      </w:moveFrom>
    </w:p>
    <w:p w14:paraId="0E54C1C8" w14:textId="64BDBFD8" w:rsidR="00B90747" w:rsidDel="00E045D1" w:rsidRDefault="00A65500">
      <w:pPr>
        <w:spacing w:before="240" w:after="240"/>
        <w:ind w:left="1440"/>
        <w:rPr>
          <w:moveFrom w:id="357" w:author="Fastman, Brandon" w:date="2022-03-18T08:21:00Z"/>
          <w:color w:val="3C4043"/>
          <w:highlight w:val="white"/>
        </w:rPr>
      </w:pPr>
      <w:moveFrom w:id="358" w:author="Fastman, Brandon" w:date="2022-03-18T08:21:00Z">
        <w:r w:rsidDel="00E045D1">
          <w:t xml:space="preserve">o   </w:t>
        </w:r>
        <w:r w:rsidDel="00E045D1">
          <w:rPr>
            <w:color w:val="3C4043"/>
            <w:highlight w:val="white"/>
          </w:rPr>
          <w:t>Capstone projects as opportunities for real-life applications</w:t>
        </w:r>
      </w:moveFrom>
    </w:p>
    <w:p w14:paraId="649ABE7E" w14:textId="6F352DA2" w:rsidR="00B90747" w:rsidDel="00E045D1" w:rsidRDefault="00A65500">
      <w:pPr>
        <w:spacing w:before="240" w:after="240"/>
        <w:rPr>
          <w:moveFrom w:id="359" w:author="Fastman, Brandon" w:date="2022-03-18T08:21:00Z"/>
        </w:rPr>
      </w:pPr>
      <w:moveFrom w:id="360" w:author="Fastman, Brandon" w:date="2022-03-18T08:21:00Z">
        <w:r w:rsidDel="00E045D1">
          <w:t>Delivery format: self-paced learning materials combined with instructor-led courses</w:t>
        </w:r>
        <w:commentRangeEnd w:id="329"/>
        <w:r w:rsidR="003E5DBD" w:rsidDel="00E045D1">
          <w:rPr>
            <w:rStyle w:val="CommentReference"/>
          </w:rPr>
          <w:commentReference w:id="329"/>
        </w:r>
      </w:moveFrom>
    </w:p>
    <w:p w14:paraId="1F8AC164" w14:textId="26032C13" w:rsidR="00B90747" w:rsidDel="00E045D1" w:rsidRDefault="00A65500">
      <w:pPr>
        <w:spacing w:before="240" w:after="240"/>
        <w:rPr>
          <w:moveFrom w:id="361" w:author="Fastman, Brandon" w:date="2022-03-18T08:21:00Z"/>
        </w:rPr>
      </w:pPr>
      <w:moveFrom w:id="362" w:author="Fastman, Brandon" w:date="2022-03-18T08:21:00Z">
        <w:r w:rsidDel="00E045D1">
          <w:t>Timeline: Starting FY2022</w:t>
        </w:r>
      </w:moveFrom>
    </w:p>
    <w:p w14:paraId="2929D619" w14:textId="44574DD4" w:rsidR="00B90747" w:rsidDel="00E045D1" w:rsidRDefault="00A65500">
      <w:pPr>
        <w:spacing w:before="240" w:after="240"/>
        <w:rPr>
          <w:moveFrom w:id="363" w:author="Fastman, Brandon" w:date="2022-03-18T08:21:00Z"/>
        </w:rPr>
      </w:pPr>
      <w:moveFrom w:id="364" w:author="Fastman, Brandon" w:date="2022-03-18T08:21:00Z">
        <w:r w:rsidDel="00E045D1">
          <w:t>Contact Us:</w:t>
        </w:r>
      </w:moveFrom>
    </w:p>
    <w:p w14:paraId="45073C79" w14:textId="7BC50B03" w:rsidR="00B90747" w:rsidDel="00E045D1" w:rsidRDefault="00A65500">
      <w:pPr>
        <w:spacing w:before="240" w:after="240"/>
        <w:ind w:left="720"/>
        <w:rPr>
          <w:moveFrom w:id="365" w:author="Fastman, Brandon" w:date="2022-03-18T08:21:00Z"/>
        </w:rPr>
      </w:pPr>
      <w:moveFrom w:id="366" w:author="Fastman, Brandon" w:date="2022-03-18T08:21:00Z">
        <w:r w:rsidDel="00E045D1">
          <w:t>Slack channel:</w:t>
        </w:r>
        <w:r w:rsidR="005E78B3" w:rsidDel="00E045D1">
          <w:fldChar w:fldCharType="begin"/>
        </w:r>
        <w:r w:rsidR="005E78B3" w:rsidDel="00E045D1">
          <w:instrText xml:space="preserve"> HYPERLINK "https://cmsgov.slack.com/archives/C02E352RA7Q" \h </w:instrText>
        </w:r>
        <w:r w:rsidR="005E78B3" w:rsidDel="00E045D1">
          <w:fldChar w:fldCharType="separate"/>
        </w:r>
        <w:r w:rsidDel="00E045D1">
          <w:t xml:space="preserve"> </w:t>
        </w:r>
        <w:r w:rsidR="005E78B3" w:rsidDel="00E045D1">
          <w:fldChar w:fldCharType="end"/>
        </w:r>
        <w:r w:rsidR="005E78B3" w:rsidDel="00E045D1">
          <w:fldChar w:fldCharType="begin"/>
        </w:r>
        <w:r w:rsidR="005E78B3" w:rsidDel="00E045D1">
          <w:instrText xml:space="preserve"> HYPERLINK "https://cmsgov.slack.com/archives/C02E352RA7Q" \h </w:instrText>
        </w:r>
        <w:r w:rsidR="005E78B3" w:rsidDel="00E045D1">
          <w:fldChar w:fldCharType="separate"/>
        </w:r>
        <w:r w:rsidDel="00E045D1">
          <w:rPr>
            <w:color w:val="1155CC"/>
            <w:u w:val="single"/>
          </w:rPr>
          <w:t>#data-science-track</w:t>
        </w:r>
        <w:r w:rsidR="005E78B3" w:rsidDel="00E045D1">
          <w:rPr>
            <w:color w:val="1155CC"/>
            <w:u w:val="single"/>
          </w:rPr>
          <w:fldChar w:fldCharType="end"/>
        </w:r>
        <w:r w:rsidDel="00E045D1">
          <w:t xml:space="preserve"> (in CMS workspace)</w:t>
        </w:r>
      </w:moveFrom>
    </w:p>
    <w:p w14:paraId="41A7BB0F" w14:textId="480FCDF2" w:rsidR="00B90747" w:rsidDel="00E045D1" w:rsidRDefault="00A65500">
      <w:pPr>
        <w:spacing w:before="240" w:after="240"/>
        <w:ind w:left="720"/>
        <w:rPr>
          <w:moveFrom w:id="367" w:author="Fastman, Brandon" w:date="2022-03-18T08:21:00Z"/>
        </w:rPr>
      </w:pPr>
      <w:moveFrom w:id="368" w:author="Fastman, Brandon" w:date="2022-03-18T08:21:00Z">
        <w:r w:rsidDel="00E045D1">
          <w:t>Email: datascience@cms.hhs.gov</w:t>
        </w:r>
      </w:moveFrom>
    </w:p>
    <w:moveFromRangeEnd w:id="328"/>
    <w:p w14:paraId="5AC004C4" w14:textId="7E259D6A" w:rsidR="00B90747" w:rsidRDefault="00B90747">
      <w:pPr>
        <w:rPr>
          <w:ins w:id="369" w:author="Fastman, Brandon" w:date="2022-03-16T16:38:00Z"/>
        </w:rPr>
      </w:pPr>
    </w:p>
    <w:p w14:paraId="0414EA71" w14:textId="27471ED5" w:rsidR="00583BB0" w:rsidRDefault="00583BB0">
      <w:pPr>
        <w:rPr>
          <w:ins w:id="370" w:author="Fastman, Brandon" w:date="2022-03-16T16:39:00Z"/>
        </w:rPr>
      </w:pPr>
      <w:ins w:id="371" w:author="Fastman, Brandon" w:date="2022-03-16T16:38:00Z">
        <w:r>
          <w:t>News feed?</w:t>
        </w:r>
      </w:ins>
    </w:p>
    <w:p w14:paraId="6E768B85" w14:textId="18A4F273" w:rsidR="00583BB0" w:rsidRDefault="00A975C8">
      <w:pPr>
        <w:rPr>
          <w:ins w:id="372" w:author="Fastman, Brandon" w:date="2022-03-16T16:41:00Z"/>
        </w:rPr>
      </w:pPr>
      <w:ins w:id="373" w:author="Fastman, Brandon" w:date="2022-03-16T16:41:00Z">
        <w:r>
          <w:t xml:space="preserve">AI Explorer Q&amp;A: </w:t>
        </w:r>
        <w:r w:rsidR="00AD4E44">
          <w:fldChar w:fldCharType="begin"/>
        </w:r>
        <w:r w:rsidR="00AD4E44">
          <w:instrText xml:space="preserve"> HYPERLINK "</w:instrText>
        </w:r>
        <w:r w:rsidR="00AD4E44" w:rsidRPr="00AD4E44">
          <w:instrText>https://content.govdelivery.com/landing_pages/33211/aee5d08d465777bb3e7d5be475a132da</w:instrText>
        </w:r>
        <w:r w:rsidR="00AD4E44">
          <w:instrText xml:space="preserve">" </w:instrText>
        </w:r>
        <w:r w:rsidR="00AD4E44">
          <w:fldChar w:fldCharType="separate"/>
        </w:r>
        <w:r w:rsidR="00AD4E44" w:rsidRPr="009B2B70">
          <w:rPr>
            <w:rStyle w:val="Hyperlink"/>
          </w:rPr>
          <w:t>https://content.govdelivery.com/landing_pages/33211/aee5d08d465777bb3e7d5be475a132da</w:t>
        </w:r>
        <w:r w:rsidR="00AD4E44">
          <w:fldChar w:fldCharType="end"/>
        </w:r>
      </w:ins>
    </w:p>
    <w:p w14:paraId="1BE5DA50" w14:textId="426D5D4A" w:rsidR="00AD4E44" w:rsidRDefault="00AD4E44">
      <w:pPr>
        <w:rPr>
          <w:ins w:id="374" w:author="Fastman, Brandon" w:date="2022-03-16T16:42:00Z"/>
        </w:rPr>
      </w:pPr>
      <w:ins w:id="375" w:author="Fastman, Brandon" w:date="2022-03-16T16:41:00Z">
        <w:r>
          <w:t xml:space="preserve">Data Science Myths and Truths: </w:t>
        </w:r>
        <w:r w:rsidR="00880146">
          <w:fldChar w:fldCharType="begin"/>
        </w:r>
        <w:r w:rsidR="00880146">
          <w:instrText xml:space="preserve"> HYPERLINK "</w:instrText>
        </w:r>
        <w:r w:rsidR="00880146" w:rsidRPr="00880146">
          <w:instrText>https://content.govdelivery.com/landing_pages/33210/b9742c33a1441e41c04bd6a1498884e8</w:instrText>
        </w:r>
        <w:r w:rsidR="00880146">
          <w:instrText xml:space="preserve">" </w:instrText>
        </w:r>
        <w:r w:rsidR="00880146">
          <w:fldChar w:fldCharType="separate"/>
        </w:r>
        <w:r w:rsidR="00880146" w:rsidRPr="009B2B70">
          <w:rPr>
            <w:rStyle w:val="Hyperlink"/>
          </w:rPr>
          <w:t>https://content.govdelivery.com/landing_pages/33210/b9742c33a1441e41c04bd6a1498884e8</w:t>
        </w:r>
        <w:r w:rsidR="00880146">
          <w:fldChar w:fldCharType="end"/>
        </w:r>
      </w:ins>
    </w:p>
    <w:p w14:paraId="78A0AA22" w14:textId="2148D2A3" w:rsidR="00BC725E" w:rsidRDefault="00BC725E">
      <w:pPr>
        <w:rPr>
          <w:ins w:id="376" w:author="Fastman, Brandon" w:date="2022-03-16T16:42:00Z"/>
        </w:rPr>
      </w:pPr>
      <w:ins w:id="377" w:author="Fastman, Brandon" w:date="2022-03-16T16:42:00Z">
        <w:r>
          <w:t xml:space="preserve">Astro: </w:t>
        </w:r>
        <w:r>
          <w:fldChar w:fldCharType="begin"/>
        </w:r>
        <w:r>
          <w:instrText xml:space="preserve"> HYPERLINK "</w:instrText>
        </w:r>
        <w:r w:rsidRPr="00BC725E">
          <w:instrText>https://content.govdelivery.com/landing_pages/33110/145a5f29a78463f723bab725f557a921</w:instrText>
        </w:r>
        <w:r>
          <w:instrText xml:space="preserve">" </w:instrText>
        </w:r>
        <w:r>
          <w:fldChar w:fldCharType="separate"/>
        </w:r>
        <w:r w:rsidRPr="009B2B70">
          <w:rPr>
            <w:rStyle w:val="Hyperlink"/>
          </w:rPr>
          <w:t>https://content.govdelivery.com/landing_pages/33110/145a5f29a78463f723bab725f557a921</w:t>
        </w:r>
        <w:r>
          <w:fldChar w:fldCharType="end"/>
        </w:r>
      </w:ins>
    </w:p>
    <w:p w14:paraId="34452482" w14:textId="60D23166" w:rsidR="00BC725E" w:rsidRDefault="00766E6F">
      <w:pPr>
        <w:rPr>
          <w:ins w:id="378" w:author="Fastman, Brandon" w:date="2022-03-16T16:44:00Z"/>
        </w:rPr>
      </w:pPr>
      <w:ins w:id="379" w:author="Fastman, Brandon" w:date="2022-03-16T16:43:00Z">
        <w:r>
          <w:t xml:space="preserve">What’s New in Data </w:t>
        </w:r>
        <w:proofErr w:type="gramStart"/>
        <w:r>
          <w:t>Science?:</w:t>
        </w:r>
        <w:proofErr w:type="gramEnd"/>
        <w:r>
          <w:t xml:space="preserve"> </w:t>
        </w:r>
      </w:ins>
      <w:ins w:id="380" w:author="Fastman, Brandon" w:date="2022-03-16T16:44:00Z">
        <w:r w:rsidR="00394561">
          <w:fldChar w:fldCharType="begin"/>
        </w:r>
        <w:r w:rsidR="00394561">
          <w:instrText xml:space="preserve"> HYPERLINK "</w:instrText>
        </w:r>
        <w:r w:rsidR="00394561" w:rsidRPr="00394561">
          <w:instrText>https://content.govdelivery.com/landing_pages/33108/fd3483a6770951da2adb7ee78700f62f</w:instrText>
        </w:r>
        <w:r w:rsidR="00394561">
          <w:instrText xml:space="preserve">" </w:instrText>
        </w:r>
        <w:r w:rsidR="00394561">
          <w:fldChar w:fldCharType="separate"/>
        </w:r>
        <w:r w:rsidR="00394561" w:rsidRPr="009B2B70">
          <w:rPr>
            <w:rStyle w:val="Hyperlink"/>
          </w:rPr>
          <w:t>https://content.govdelivery.com/landing_pages/33108/fd3483a6770951da2adb7ee78700f62f</w:t>
        </w:r>
        <w:r w:rsidR="00394561">
          <w:fldChar w:fldCharType="end"/>
        </w:r>
      </w:ins>
    </w:p>
    <w:p w14:paraId="1EC248FB" w14:textId="67F6EDB8" w:rsidR="00880146" w:rsidRDefault="00766E6F">
      <w:pPr>
        <w:rPr>
          <w:ins w:id="381" w:author="Fastman, Brandon" w:date="2022-03-16T16:43:00Z"/>
        </w:rPr>
      </w:pPr>
      <w:ins w:id="382" w:author="Fastman, Brandon" w:date="2022-03-16T16:43:00Z">
        <w:r>
          <w:t xml:space="preserve">Data Science Literacy: </w:t>
        </w:r>
        <w:r w:rsidR="00FE18DC">
          <w:fldChar w:fldCharType="begin"/>
        </w:r>
        <w:r w:rsidR="00FE18DC">
          <w:instrText xml:space="preserve"> HYPERLINK "</w:instrText>
        </w:r>
        <w:r w:rsidR="00FE18DC" w:rsidRPr="00766E6F">
          <w:instrText>https://content.govdelivery.com/landing_pages/33081/57f264400409f0d7da56be7301ccd229</w:instrText>
        </w:r>
        <w:r w:rsidR="00FE18DC">
          <w:instrText xml:space="preserve">" </w:instrText>
        </w:r>
        <w:r w:rsidR="00FE18DC">
          <w:fldChar w:fldCharType="separate"/>
        </w:r>
        <w:r w:rsidR="00FE18DC" w:rsidRPr="009B2B70">
          <w:rPr>
            <w:rStyle w:val="Hyperlink"/>
          </w:rPr>
          <w:t>https://content.govdelivery.com/landing_pages/33081/57f264400409f0d7da56be7301ccd229</w:t>
        </w:r>
        <w:r w:rsidR="00FE18DC">
          <w:fldChar w:fldCharType="end"/>
        </w:r>
      </w:ins>
    </w:p>
    <w:p w14:paraId="20AD016B" w14:textId="2CAD5788" w:rsidR="00FE18DC" w:rsidRDefault="00C0720F">
      <w:pPr>
        <w:rPr>
          <w:ins w:id="383" w:author="Fastman, Brandon" w:date="2022-03-16T16:49:00Z"/>
        </w:rPr>
      </w:pPr>
      <w:ins w:id="384" w:author="Fastman, Brandon" w:date="2022-03-16T16:46:00Z">
        <w:r>
          <w:t xml:space="preserve">Fighting Fraud: </w:t>
        </w:r>
      </w:ins>
      <w:ins w:id="385" w:author="Fastman, Brandon" w:date="2022-03-16T16:49:00Z">
        <w:r w:rsidR="00376DA8">
          <w:fldChar w:fldCharType="begin"/>
        </w:r>
        <w:r w:rsidR="00376DA8">
          <w:instrText xml:space="preserve"> HYPERLINK "</w:instrText>
        </w:r>
      </w:ins>
      <w:ins w:id="386" w:author="Fastman, Brandon" w:date="2022-03-16T16:46:00Z">
        <w:r w:rsidR="00376DA8" w:rsidRPr="00C0720F">
          <w:instrText>https://governmentciomedia.com/cms-using-analytics-machine-learning-fight-fraud</w:instrText>
        </w:r>
      </w:ins>
      <w:ins w:id="387" w:author="Fastman, Brandon" w:date="2022-03-16T16:49:00Z">
        <w:r w:rsidR="00376DA8">
          <w:instrText xml:space="preserve">" </w:instrText>
        </w:r>
        <w:r w:rsidR="00376DA8">
          <w:fldChar w:fldCharType="separate"/>
        </w:r>
      </w:ins>
      <w:ins w:id="388" w:author="Fastman, Brandon" w:date="2022-03-16T16:46:00Z">
        <w:r w:rsidR="00376DA8" w:rsidRPr="009B2B70">
          <w:rPr>
            <w:rStyle w:val="Hyperlink"/>
          </w:rPr>
          <w:t>https://governmentciomedia.com/cms-using-analytics-machine-learning-fight-fraud</w:t>
        </w:r>
      </w:ins>
      <w:ins w:id="389" w:author="Fastman, Brandon" w:date="2022-03-16T16:49:00Z">
        <w:r w:rsidR="00376DA8">
          <w:fldChar w:fldCharType="end"/>
        </w:r>
      </w:ins>
    </w:p>
    <w:p w14:paraId="2C9062EB" w14:textId="517124FB" w:rsidR="00376DA8" w:rsidRDefault="00066C58">
      <w:pPr>
        <w:rPr>
          <w:ins w:id="390" w:author="Fastman, Brandon" w:date="2022-03-16T16:39:00Z"/>
        </w:rPr>
      </w:pPr>
      <w:ins w:id="391" w:author="Fastman, Brandon" w:date="2022-03-18T10:44:00Z">
        <w:r>
          <w:t xml:space="preserve">Artificial Intelligence (AI) in Action: The Story of </w:t>
        </w:r>
        <w:proofErr w:type="spellStart"/>
        <w:r>
          <w:t>RaidATO</w:t>
        </w:r>
        <w:proofErr w:type="spellEnd"/>
        <w:r>
          <w:t xml:space="preserve">: </w:t>
        </w:r>
        <w:r w:rsidRPr="00066C58">
          <w:t>https://cmsitsm.servicenowservices.com/connect?page=content-item&amp;sys_id=4498507d1b07f014ea70eb9ce54bcb3c</w:t>
        </w:r>
      </w:ins>
    </w:p>
    <w:p w14:paraId="0AC11944" w14:textId="5C0CE207" w:rsidR="005753AA" w:rsidRDefault="008B28F4">
      <w:pPr>
        <w:rPr>
          <w:ins w:id="392" w:author="Fastman, Brandon" w:date="2022-03-18T15:40:00Z"/>
        </w:rPr>
      </w:pPr>
      <w:ins w:id="393" w:author="Fastman, Brandon" w:date="2022-03-18T15:40:00Z">
        <w:r>
          <w:t xml:space="preserve">Talking AI with James </w:t>
        </w:r>
        <w:proofErr w:type="spellStart"/>
        <w:r>
          <w:t>DelAguila</w:t>
        </w:r>
        <w:proofErr w:type="spellEnd"/>
        <w:r>
          <w:t xml:space="preserve">: </w:t>
        </w:r>
        <w:r w:rsidR="00316A64" w:rsidRPr="00316A64">
          <w:t>https://www.youtube.com/watch?v=cxSl73lHBxY</w:t>
        </w:r>
      </w:ins>
    </w:p>
    <w:p w14:paraId="0741C07F" w14:textId="77777777" w:rsidR="008B28F4" w:rsidRDefault="008B28F4">
      <w:pPr>
        <w:rPr>
          <w:ins w:id="394" w:author="Fastman, Brandon" w:date="2022-03-16T16:39:00Z"/>
        </w:rPr>
      </w:pPr>
    </w:p>
    <w:p w14:paraId="0BC3675F" w14:textId="3704F22A" w:rsidR="005753AA" w:rsidRDefault="005753AA">
      <w:pPr>
        <w:rPr>
          <w:ins w:id="395" w:author="Fastman, Brandon" w:date="2022-03-16T16:40:00Z"/>
        </w:rPr>
      </w:pPr>
      <w:ins w:id="396" w:author="Fastman, Brandon" w:date="2022-03-16T16:39:00Z">
        <w:r>
          <w:t>Fact Sheets</w:t>
        </w:r>
      </w:ins>
    </w:p>
    <w:p w14:paraId="53CB091A" w14:textId="02BCD9E0" w:rsidR="005753AA" w:rsidRDefault="005753AA">
      <w:pPr>
        <w:rPr>
          <w:ins w:id="397" w:author="Fastman, Brandon" w:date="2022-03-16T16:50:00Z"/>
        </w:rPr>
      </w:pPr>
      <w:ins w:id="398" w:author="Fastman, Brandon" w:date="2022-03-16T16:40:00Z">
        <w:r>
          <w:t>Life Cycle of Data Science</w:t>
        </w:r>
        <w:r w:rsidR="00346A5C">
          <w:t xml:space="preserve">: </w:t>
        </w:r>
        <w:r w:rsidR="00346A5C">
          <w:fldChar w:fldCharType="begin"/>
        </w:r>
        <w:r w:rsidR="00346A5C">
          <w:instrText xml:space="preserve"> HYPERLINK "</w:instrText>
        </w:r>
        <w:r w:rsidR="00346A5C" w:rsidRPr="00346A5C">
          <w:instrText>https://content.govdelivery.com/attachments/USCMS/2022/02/24/file_attachments/2085309/LifecycleofDataScience.pdf</w:instrText>
        </w:r>
        <w:r w:rsidR="00346A5C">
          <w:instrText xml:space="preserve">" </w:instrText>
        </w:r>
        <w:r w:rsidR="00346A5C">
          <w:fldChar w:fldCharType="separate"/>
        </w:r>
        <w:r w:rsidR="00346A5C" w:rsidRPr="009B2B70">
          <w:rPr>
            <w:rStyle w:val="Hyperlink"/>
          </w:rPr>
          <w:t>https://content.govdelivery.com/attachments/USCMS/2022/02/24/file_attachments/2085309/LifecycleofDataScience.pdf</w:t>
        </w:r>
        <w:r w:rsidR="00346A5C">
          <w:fldChar w:fldCharType="end"/>
        </w:r>
      </w:ins>
    </w:p>
    <w:p w14:paraId="21FF1A4D" w14:textId="1B76EAA3" w:rsidR="00481655" w:rsidRDefault="00481655">
      <w:pPr>
        <w:rPr>
          <w:ins w:id="399" w:author="Fastman, Brandon" w:date="2022-03-16T16:40:00Z"/>
        </w:rPr>
      </w:pPr>
      <w:ins w:id="400" w:author="Fastman, Brandon" w:date="2022-03-16T16:50:00Z">
        <w:r>
          <w:t>Data Science/AI/ML One pager</w:t>
        </w:r>
      </w:ins>
    </w:p>
    <w:p w14:paraId="49B76CD7" w14:textId="73291B1D" w:rsidR="00346A5C" w:rsidRDefault="00346A5C">
      <w:pPr>
        <w:rPr>
          <w:ins w:id="401" w:author="Fastman, Brandon" w:date="2022-03-16T16:40:00Z"/>
        </w:rPr>
      </w:pPr>
    </w:p>
    <w:p w14:paraId="0B0218D5" w14:textId="3FC2AF2D" w:rsidR="00346A5C" w:rsidRDefault="00880146">
      <w:pPr>
        <w:rPr>
          <w:ins w:id="402" w:author="Fastman, Brandon" w:date="2022-03-16T16:42:00Z"/>
        </w:rPr>
      </w:pPr>
      <w:ins w:id="403" w:author="Fastman, Brandon" w:date="2022-03-16T16:42:00Z">
        <w:r>
          <w:t>Multimedia</w:t>
        </w:r>
      </w:ins>
    </w:p>
    <w:p w14:paraId="2AC73108" w14:textId="7BF16CDF" w:rsidR="00880146" w:rsidRDefault="00880146">
      <w:pPr>
        <w:rPr>
          <w:ins w:id="404" w:author="Fastman, Brandon" w:date="2022-03-16T16:39:00Z"/>
        </w:rPr>
      </w:pPr>
      <w:ins w:id="405" w:author="Fastman, Brandon" w:date="2022-03-16T16:42:00Z">
        <w:r>
          <w:t xml:space="preserve">Dr. Data Meets AI: </w:t>
        </w:r>
        <w:r w:rsidRPr="00880146">
          <w:t>https://www.youtube.com/watch?v=k6BUyAZdWzc</w:t>
        </w:r>
      </w:ins>
    </w:p>
    <w:p w14:paraId="79F59733" w14:textId="77777777" w:rsidR="00583BB0" w:rsidRDefault="00583BB0"/>
    <w:sectPr w:rsidR="00583BB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ndrés Colón Pérez" w:date="2021-10-28T17:26:00Z" w:initials="">
    <w:p w14:paraId="7A21C676" w14:textId="77777777" w:rsidR="00B90747" w:rsidRDefault="00A65500">
      <w:pPr>
        <w:widowControl w:val="0"/>
        <w:pBdr>
          <w:top w:val="nil"/>
          <w:left w:val="nil"/>
          <w:bottom w:val="nil"/>
          <w:right w:val="nil"/>
          <w:between w:val="nil"/>
        </w:pBdr>
        <w:spacing w:line="240" w:lineRule="auto"/>
        <w:rPr>
          <w:color w:val="000000"/>
        </w:rPr>
      </w:pPr>
      <w:r>
        <w:rPr>
          <w:color w:val="000000"/>
        </w:rPr>
        <w:t>priority</w:t>
      </w:r>
    </w:p>
  </w:comment>
  <w:comment w:id="64" w:author="Fastman, Brandon" w:date="2022-03-17T15:24:00Z" w:initials="FB">
    <w:p w14:paraId="7F2D82CE" w14:textId="1864E4D7" w:rsidR="00D06C03" w:rsidRDefault="00D06C03">
      <w:pPr>
        <w:pStyle w:val="CommentText"/>
      </w:pPr>
      <w:r>
        <w:rPr>
          <w:rStyle w:val="CommentReference"/>
        </w:rPr>
        <w:annotationRef/>
      </w:r>
      <w:r w:rsidR="002B36F8">
        <w:t>more general; not just ethics</w:t>
      </w:r>
    </w:p>
  </w:comment>
  <w:comment w:id="153" w:author="Andrés Colón Pérez" w:date="2021-10-15T18:16:00Z" w:initials="">
    <w:p w14:paraId="7CC797E5" w14:textId="77777777" w:rsidR="00B90747" w:rsidRDefault="00A65500">
      <w:pPr>
        <w:widowControl w:val="0"/>
        <w:pBdr>
          <w:top w:val="nil"/>
          <w:left w:val="nil"/>
          <w:bottom w:val="nil"/>
          <w:right w:val="nil"/>
          <w:between w:val="nil"/>
        </w:pBdr>
        <w:spacing w:line="240" w:lineRule="auto"/>
        <w:rPr>
          <w:color w:val="000000"/>
        </w:rPr>
      </w:pPr>
      <w:r>
        <w:rPr>
          <w:color w:val="000000"/>
        </w:rPr>
        <w:t>Can we share the article publicly on Rapid ATO AI?</w:t>
      </w:r>
    </w:p>
  </w:comment>
  <w:comment w:id="155" w:author="Andrés Colón Pérez" w:date="2021-10-28T17:21:00Z" w:initials="">
    <w:p w14:paraId="101B364A" w14:textId="77777777" w:rsidR="00B90747" w:rsidRDefault="00A65500">
      <w:pPr>
        <w:widowControl w:val="0"/>
        <w:pBdr>
          <w:top w:val="nil"/>
          <w:left w:val="nil"/>
          <w:bottom w:val="nil"/>
          <w:right w:val="nil"/>
          <w:between w:val="nil"/>
        </w:pBdr>
        <w:spacing w:line="240" w:lineRule="auto"/>
        <w:rPr>
          <w:color w:val="000000"/>
        </w:rPr>
      </w:pPr>
      <w:r>
        <w:rPr>
          <w:color w:val="000000"/>
        </w:rPr>
        <w:t>rec not including this for now</w:t>
      </w:r>
    </w:p>
  </w:comment>
  <w:comment w:id="157" w:author="Andrés Colón Pérez" w:date="2021-10-28T17:26:00Z" w:initials="">
    <w:p w14:paraId="7EFE5F5D" w14:textId="77777777" w:rsidR="00B90747" w:rsidRDefault="00A65500">
      <w:pPr>
        <w:widowControl w:val="0"/>
        <w:pBdr>
          <w:top w:val="nil"/>
          <w:left w:val="nil"/>
          <w:bottom w:val="nil"/>
          <w:right w:val="nil"/>
          <w:between w:val="nil"/>
        </w:pBdr>
        <w:spacing w:line="240" w:lineRule="auto"/>
        <w:rPr>
          <w:color w:val="000000"/>
        </w:rPr>
      </w:pPr>
      <w:r>
        <w:rPr>
          <w:color w:val="000000"/>
        </w:rPr>
        <w:t>Priority</w:t>
      </w:r>
    </w:p>
  </w:comment>
  <w:comment w:id="224" w:author="Fastman, Brandon" w:date="2022-03-17T15:34:00Z" w:initials="FB">
    <w:p w14:paraId="1FD29E88" w14:textId="77777777" w:rsidR="00470BDF" w:rsidRDefault="00470BDF" w:rsidP="00470BDF">
      <w:pPr>
        <w:pStyle w:val="CommentText"/>
      </w:pPr>
      <w:r>
        <w:rPr>
          <w:rStyle w:val="CommentReference"/>
        </w:rPr>
        <w:annotationRef/>
      </w:r>
      <w:r>
        <w:t>Edit and move to Data Science section</w:t>
      </w:r>
    </w:p>
  </w:comment>
  <w:comment w:id="272" w:author="Fastman, Brandon" w:date="2022-03-17T15:37:00Z" w:initials="FB">
    <w:p w14:paraId="398BDF3C" w14:textId="75473169" w:rsidR="00915D06" w:rsidRDefault="00312F8F">
      <w:pPr>
        <w:pStyle w:val="CommentText"/>
      </w:pPr>
      <w:r>
        <w:rPr>
          <w:rStyle w:val="CommentReference"/>
        </w:rPr>
        <w:annotationRef/>
      </w:r>
      <w:r>
        <w:t xml:space="preserve">Add a few sentences explaining what </w:t>
      </w:r>
      <w:proofErr w:type="spellStart"/>
      <w:r>
        <w:t>pluralsight</w:t>
      </w:r>
      <w:proofErr w:type="spellEnd"/>
      <w:r>
        <w:t xml:space="preserve"> is: educational website </w:t>
      </w:r>
      <w:proofErr w:type="spellStart"/>
      <w:r>
        <w:t>etc</w:t>
      </w:r>
      <w:proofErr w:type="spellEnd"/>
      <w:r>
        <w:t xml:space="preserve"> </w:t>
      </w:r>
    </w:p>
  </w:comment>
  <w:comment w:id="280" w:author="Fastman, Brandon" w:date="2022-03-17T15:42:00Z" w:initials="FB">
    <w:p w14:paraId="2E730352" w14:textId="52247F48" w:rsidR="000D38F4" w:rsidRDefault="000D38F4">
      <w:pPr>
        <w:pStyle w:val="CommentText"/>
      </w:pPr>
      <w:r>
        <w:rPr>
          <w:rStyle w:val="CommentReference"/>
        </w:rPr>
        <w:annotationRef/>
      </w:r>
      <w:r>
        <w:t>This is language from the WR page</w:t>
      </w:r>
      <w:r w:rsidR="00ED4135">
        <w:t xml:space="preserve">. </w:t>
      </w:r>
      <w:proofErr w:type="gramStart"/>
      <w:r w:rsidR="00ED4135">
        <w:t>..</w:t>
      </w:r>
      <w:proofErr w:type="gramEnd"/>
      <w:r w:rsidR="00ED4135">
        <w:t>Opportunities for continuous learning</w:t>
      </w:r>
    </w:p>
  </w:comment>
  <w:comment w:id="325" w:author="Andrés Colón Pérez" w:date="2021-10-28T17:27:00Z" w:initials="">
    <w:p w14:paraId="7F9D729C" w14:textId="77777777" w:rsidR="00B90747" w:rsidRDefault="00A65500">
      <w:pPr>
        <w:widowControl w:val="0"/>
        <w:pBdr>
          <w:top w:val="nil"/>
          <w:left w:val="nil"/>
          <w:bottom w:val="nil"/>
          <w:right w:val="nil"/>
          <w:between w:val="nil"/>
        </w:pBdr>
        <w:spacing w:line="240" w:lineRule="auto"/>
        <w:rPr>
          <w:color w:val="000000"/>
        </w:rPr>
      </w:pPr>
      <w:r>
        <w:rPr>
          <w:color w:val="000000"/>
        </w:rPr>
        <w:t>Priority</w:t>
      </w:r>
    </w:p>
  </w:comment>
  <w:comment w:id="326" w:author="Andrés Colón Pérez" w:date="2021-10-15T18:01:00Z" w:initials="">
    <w:p w14:paraId="5642C661" w14:textId="77777777" w:rsidR="00B90747" w:rsidRDefault="00A65500">
      <w:pPr>
        <w:widowControl w:val="0"/>
        <w:pBdr>
          <w:top w:val="nil"/>
          <w:left w:val="nil"/>
          <w:bottom w:val="nil"/>
          <w:right w:val="nil"/>
          <w:between w:val="nil"/>
        </w:pBdr>
        <w:spacing w:line="240" w:lineRule="auto"/>
        <w:rPr>
          <w:color w:val="000000"/>
        </w:rPr>
      </w:pPr>
      <w:r>
        <w:rPr>
          <w:color w:val="000000"/>
        </w:rPr>
        <w:t>I think we word this as "Suggest a Use case"</w:t>
      </w:r>
    </w:p>
  </w:comment>
  <w:comment w:id="329" w:author="Fastman, Brandon" w:date="2022-03-17T15:34:00Z" w:initials="FB">
    <w:p w14:paraId="6BD8F4A8" w14:textId="3B204F21" w:rsidR="003E5DBD" w:rsidRDefault="003E5DBD">
      <w:pPr>
        <w:pStyle w:val="CommentText"/>
      </w:pPr>
      <w:r>
        <w:rPr>
          <w:rStyle w:val="CommentReference"/>
        </w:rPr>
        <w:annotationRef/>
      </w:r>
      <w:r w:rsidR="005A15E9">
        <w:t>Edit and move to Data Science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21C676" w15:done="0"/>
  <w15:commentEx w15:paraId="7F2D82CE" w15:done="0"/>
  <w15:commentEx w15:paraId="7CC797E5" w15:done="0"/>
  <w15:commentEx w15:paraId="101B364A" w15:done="0"/>
  <w15:commentEx w15:paraId="7EFE5F5D" w15:done="0"/>
  <w15:commentEx w15:paraId="1FD29E88" w15:done="0"/>
  <w15:commentEx w15:paraId="398BDF3C" w15:done="0"/>
  <w15:commentEx w15:paraId="2E730352" w15:done="0"/>
  <w15:commentEx w15:paraId="7F9D729C" w15:done="0"/>
  <w15:commentEx w15:paraId="5642C661" w15:done="0"/>
  <w15:commentEx w15:paraId="6BD8F4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B4E2F" w16cex:dateUtc="2021-10-28T21:26:00Z"/>
  <w16cex:commentExtensible w16cex:durableId="25DDD131" w16cex:dateUtc="2022-03-17T19:24:00Z"/>
  <w16cex:commentExtensible w16cex:durableId="25CB4E30" w16cex:dateUtc="2021-10-15T22:16:00Z"/>
  <w16cex:commentExtensible w16cex:durableId="25CB4E31" w16cex:dateUtc="2021-10-28T21:21:00Z"/>
  <w16cex:commentExtensible w16cex:durableId="25CB4E32" w16cex:dateUtc="2021-10-28T21:26:00Z"/>
  <w16cex:commentExtensible w16cex:durableId="25DEBF7B" w16cex:dateUtc="2022-03-17T19:34:00Z"/>
  <w16cex:commentExtensible w16cex:durableId="25DDD424" w16cex:dateUtc="2022-03-17T19:37:00Z"/>
  <w16cex:commentExtensible w16cex:durableId="25DDD552" w16cex:dateUtc="2022-03-17T19:42:00Z"/>
  <w16cex:commentExtensible w16cex:durableId="25CB4E33" w16cex:dateUtc="2021-10-28T21:27:00Z"/>
  <w16cex:commentExtensible w16cex:durableId="25CB4E34" w16cex:dateUtc="2021-10-15T22:01:00Z"/>
  <w16cex:commentExtensible w16cex:durableId="25DDD3A3" w16cex:dateUtc="2022-03-17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21C676" w16cid:durableId="25CB4E2F"/>
  <w16cid:commentId w16cid:paraId="7F2D82CE" w16cid:durableId="25DDD131"/>
  <w16cid:commentId w16cid:paraId="7CC797E5" w16cid:durableId="25CB4E30"/>
  <w16cid:commentId w16cid:paraId="101B364A" w16cid:durableId="25CB4E31"/>
  <w16cid:commentId w16cid:paraId="7EFE5F5D" w16cid:durableId="25CB4E32"/>
  <w16cid:commentId w16cid:paraId="1FD29E88" w16cid:durableId="25DEBF7B"/>
  <w16cid:commentId w16cid:paraId="398BDF3C" w16cid:durableId="25DDD424"/>
  <w16cid:commentId w16cid:paraId="2E730352" w16cid:durableId="25DDD552"/>
  <w16cid:commentId w16cid:paraId="7F9D729C" w16cid:durableId="25CB4E33"/>
  <w16cid:commentId w16cid:paraId="5642C661" w16cid:durableId="25CB4E34"/>
  <w16cid:commentId w16cid:paraId="6BD8F4A8" w16cid:durableId="25DDD3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673C5"/>
    <w:multiLevelType w:val="multilevel"/>
    <w:tmpl w:val="54468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6971B4"/>
    <w:multiLevelType w:val="multilevel"/>
    <w:tmpl w:val="9BB28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F5000B"/>
    <w:multiLevelType w:val="multilevel"/>
    <w:tmpl w:val="C38A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BC05A0"/>
    <w:multiLevelType w:val="multilevel"/>
    <w:tmpl w:val="D03C3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4F173F"/>
    <w:multiLevelType w:val="multilevel"/>
    <w:tmpl w:val="2700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4"/>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stman, Brandon">
    <w15:presenceInfo w15:providerId="AD" w15:userId="S::brandon.fastman@gcio.com::f72f058d-5a72-4c2d-ab5d-bb7dcc1586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747"/>
    <w:rsid w:val="00024DE0"/>
    <w:rsid w:val="00066C58"/>
    <w:rsid w:val="00070DAE"/>
    <w:rsid w:val="000B64AD"/>
    <w:rsid w:val="000D38F4"/>
    <w:rsid w:val="000D7506"/>
    <w:rsid w:val="000E10BC"/>
    <w:rsid w:val="000E6F80"/>
    <w:rsid w:val="0010002A"/>
    <w:rsid w:val="00150203"/>
    <w:rsid w:val="0017724C"/>
    <w:rsid w:val="00190B49"/>
    <w:rsid w:val="001C4766"/>
    <w:rsid w:val="001E5673"/>
    <w:rsid w:val="001F2BBD"/>
    <w:rsid w:val="001F5CF1"/>
    <w:rsid w:val="00215080"/>
    <w:rsid w:val="00222A9B"/>
    <w:rsid w:val="00222E4C"/>
    <w:rsid w:val="00245DC1"/>
    <w:rsid w:val="00254E0C"/>
    <w:rsid w:val="00256E88"/>
    <w:rsid w:val="00276FF2"/>
    <w:rsid w:val="002849D4"/>
    <w:rsid w:val="002B36F8"/>
    <w:rsid w:val="002C1C04"/>
    <w:rsid w:val="002E18FF"/>
    <w:rsid w:val="002E7010"/>
    <w:rsid w:val="0031051C"/>
    <w:rsid w:val="00312F8F"/>
    <w:rsid w:val="00313C6E"/>
    <w:rsid w:val="00313E21"/>
    <w:rsid w:val="00316A64"/>
    <w:rsid w:val="003301F2"/>
    <w:rsid w:val="003463F3"/>
    <w:rsid w:val="00346A5C"/>
    <w:rsid w:val="00367C86"/>
    <w:rsid w:val="0037645F"/>
    <w:rsid w:val="00376DA8"/>
    <w:rsid w:val="00394561"/>
    <w:rsid w:val="0039691C"/>
    <w:rsid w:val="003E28E0"/>
    <w:rsid w:val="003E5DBD"/>
    <w:rsid w:val="003E6302"/>
    <w:rsid w:val="003E6FFA"/>
    <w:rsid w:val="003F5441"/>
    <w:rsid w:val="004014EF"/>
    <w:rsid w:val="004053C8"/>
    <w:rsid w:val="00412E96"/>
    <w:rsid w:val="00425539"/>
    <w:rsid w:val="00436A76"/>
    <w:rsid w:val="004624D7"/>
    <w:rsid w:val="004657C7"/>
    <w:rsid w:val="00470BDF"/>
    <w:rsid w:val="00481655"/>
    <w:rsid w:val="004847A3"/>
    <w:rsid w:val="004A1687"/>
    <w:rsid w:val="005443FA"/>
    <w:rsid w:val="005753AA"/>
    <w:rsid w:val="00583BB0"/>
    <w:rsid w:val="0058520E"/>
    <w:rsid w:val="005A15E9"/>
    <w:rsid w:val="005D53A5"/>
    <w:rsid w:val="005E2DE0"/>
    <w:rsid w:val="005F37FC"/>
    <w:rsid w:val="0060533A"/>
    <w:rsid w:val="00607CCB"/>
    <w:rsid w:val="006178F3"/>
    <w:rsid w:val="0062201C"/>
    <w:rsid w:val="006302DB"/>
    <w:rsid w:val="00637EEC"/>
    <w:rsid w:val="00651FBD"/>
    <w:rsid w:val="00653F09"/>
    <w:rsid w:val="00676ABA"/>
    <w:rsid w:val="006A08AA"/>
    <w:rsid w:val="006B02D1"/>
    <w:rsid w:val="006C2B42"/>
    <w:rsid w:val="006C4371"/>
    <w:rsid w:val="006C6A4E"/>
    <w:rsid w:val="006E287A"/>
    <w:rsid w:val="006E3330"/>
    <w:rsid w:val="006F3BEF"/>
    <w:rsid w:val="007018DF"/>
    <w:rsid w:val="007211EE"/>
    <w:rsid w:val="00725134"/>
    <w:rsid w:val="00732A01"/>
    <w:rsid w:val="007349B2"/>
    <w:rsid w:val="00752F18"/>
    <w:rsid w:val="00766E6F"/>
    <w:rsid w:val="007B7328"/>
    <w:rsid w:val="007D4EE3"/>
    <w:rsid w:val="007D71CB"/>
    <w:rsid w:val="007E5E64"/>
    <w:rsid w:val="007F79AE"/>
    <w:rsid w:val="00807F39"/>
    <w:rsid w:val="00811F42"/>
    <w:rsid w:val="00833325"/>
    <w:rsid w:val="008401A6"/>
    <w:rsid w:val="00862CCE"/>
    <w:rsid w:val="008641B5"/>
    <w:rsid w:val="00880146"/>
    <w:rsid w:val="00886F04"/>
    <w:rsid w:val="008A7E70"/>
    <w:rsid w:val="008B28F4"/>
    <w:rsid w:val="008B2E06"/>
    <w:rsid w:val="008B3599"/>
    <w:rsid w:val="008B7A67"/>
    <w:rsid w:val="008D3EAB"/>
    <w:rsid w:val="00911ECC"/>
    <w:rsid w:val="009126C8"/>
    <w:rsid w:val="00915D06"/>
    <w:rsid w:val="00925E1F"/>
    <w:rsid w:val="00966BAB"/>
    <w:rsid w:val="00971307"/>
    <w:rsid w:val="00971E78"/>
    <w:rsid w:val="00975DDA"/>
    <w:rsid w:val="009828BF"/>
    <w:rsid w:val="009830A1"/>
    <w:rsid w:val="009A4967"/>
    <w:rsid w:val="00A42B83"/>
    <w:rsid w:val="00A54B3E"/>
    <w:rsid w:val="00A65500"/>
    <w:rsid w:val="00A660C8"/>
    <w:rsid w:val="00A665E1"/>
    <w:rsid w:val="00A80460"/>
    <w:rsid w:val="00A90CA4"/>
    <w:rsid w:val="00A943EF"/>
    <w:rsid w:val="00A975C8"/>
    <w:rsid w:val="00AD0957"/>
    <w:rsid w:val="00AD4E44"/>
    <w:rsid w:val="00AF6196"/>
    <w:rsid w:val="00B16B2F"/>
    <w:rsid w:val="00B3495C"/>
    <w:rsid w:val="00B533B1"/>
    <w:rsid w:val="00B652F0"/>
    <w:rsid w:val="00B72C00"/>
    <w:rsid w:val="00B73828"/>
    <w:rsid w:val="00B86DD2"/>
    <w:rsid w:val="00B90747"/>
    <w:rsid w:val="00BC3EB3"/>
    <w:rsid w:val="00BC725E"/>
    <w:rsid w:val="00BD2364"/>
    <w:rsid w:val="00BD37A1"/>
    <w:rsid w:val="00BF2121"/>
    <w:rsid w:val="00C0720F"/>
    <w:rsid w:val="00CA0675"/>
    <w:rsid w:val="00CA33A5"/>
    <w:rsid w:val="00CA7802"/>
    <w:rsid w:val="00CD580E"/>
    <w:rsid w:val="00CE7FDD"/>
    <w:rsid w:val="00CF669C"/>
    <w:rsid w:val="00CF6A09"/>
    <w:rsid w:val="00D05FD4"/>
    <w:rsid w:val="00D06C03"/>
    <w:rsid w:val="00D3258C"/>
    <w:rsid w:val="00D51DC5"/>
    <w:rsid w:val="00D564E5"/>
    <w:rsid w:val="00D7778B"/>
    <w:rsid w:val="00D8473E"/>
    <w:rsid w:val="00D97195"/>
    <w:rsid w:val="00DD5715"/>
    <w:rsid w:val="00DE2897"/>
    <w:rsid w:val="00DF3783"/>
    <w:rsid w:val="00E045D1"/>
    <w:rsid w:val="00E059CA"/>
    <w:rsid w:val="00E12191"/>
    <w:rsid w:val="00E20B95"/>
    <w:rsid w:val="00E21B1A"/>
    <w:rsid w:val="00E33416"/>
    <w:rsid w:val="00E418F8"/>
    <w:rsid w:val="00E66E77"/>
    <w:rsid w:val="00E71207"/>
    <w:rsid w:val="00E838C9"/>
    <w:rsid w:val="00EC6D2D"/>
    <w:rsid w:val="00ED4135"/>
    <w:rsid w:val="00ED7C73"/>
    <w:rsid w:val="00F25875"/>
    <w:rsid w:val="00F66C2C"/>
    <w:rsid w:val="00F927B4"/>
    <w:rsid w:val="00F96470"/>
    <w:rsid w:val="00FC0122"/>
    <w:rsid w:val="00FC3439"/>
    <w:rsid w:val="00FC604C"/>
    <w:rsid w:val="00FD2552"/>
    <w:rsid w:val="00FE1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CFB4"/>
  <w15:docId w15:val="{BA1B643C-8951-4FAA-8294-A42526F7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86F04"/>
    <w:pPr>
      <w:spacing w:line="240" w:lineRule="auto"/>
    </w:pPr>
  </w:style>
  <w:style w:type="paragraph" w:styleId="NormalWeb">
    <w:name w:val="Normal (Web)"/>
    <w:basedOn w:val="Normal"/>
    <w:uiPriority w:val="99"/>
    <w:semiHidden/>
    <w:unhideWhenUsed/>
    <w:rsid w:val="003E63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7724C"/>
    <w:rPr>
      <w:b/>
      <w:bCs/>
    </w:rPr>
  </w:style>
  <w:style w:type="character" w:styleId="Hyperlink">
    <w:name w:val="Hyperlink"/>
    <w:basedOn w:val="DefaultParagraphFont"/>
    <w:uiPriority w:val="99"/>
    <w:unhideWhenUsed/>
    <w:rsid w:val="00732A01"/>
    <w:rPr>
      <w:color w:val="0000FF"/>
      <w:u w:val="single"/>
    </w:rPr>
  </w:style>
  <w:style w:type="character" w:styleId="UnresolvedMention">
    <w:name w:val="Unresolved Mention"/>
    <w:basedOn w:val="DefaultParagraphFont"/>
    <w:uiPriority w:val="99"/>
    <w:semiHidden/>
    <w:unhideWhenUsed/>
    <w:rsid w:val="00346A5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D06C03"/>
    <w:rPr>
      <w:b/>
      <w:bCs/>
    </w:rPr>
  </w:style>
  <w:style w:type="character" w:customStyle="1" w:styleId="CommentSubjectChar">
    <w:name w:val="Comment Subject Char"/>
    <w:basedOn w:val="CommentTextChar"/>
    <w:link w:val="CommentSubject"/>
    <w:uiPriority w:val="99"/>
    <w:semiHidden/>
    <w:rsid w:val="00D06C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65234">
      <w:bodyDiv w:val="1"/>
      <w:marLeft w:val="0"/>
      <w:marRight w:val="0"/>
      <w:marTop w:val="0"/>
      <w:marBottom w:val="0"/>
      <w:divBdr>
        <w:top w:val="none" w:sz="0" w:space="0" w:color="auto"/>
        <w:left w:val="none" w:sz="0" w:space="0" w:color="auto"/>
        <w:bottom w:val="none" w:sz="0" w:space="0" w:color="auto"/>
        <w:right w:val="none" w:sz="0" w:space="0" w:color="auto"/>
      </w:divBdr>
    </w:div>
    <w:div w:id="185602799">
      <w:bodyDiv w:val="1"/>
      <w:marLeft w:val="0"/>
      <w:marRight w:val="0"/>
      <w:marTop w:val="0"/>
      <w:marBottom w:val="0"/>
      <w:divBdr>
        <w:top w:val="none" w:sz="0" w:space="0" w:color="auto"/>
        <w:left w:val="none" w:sz="0" w:space="0" w:color="auto"/>
        <w:bottom w:val="none" w:sz="0" w:space="0" w:color="auto"/>
        <w:right w:val="none" w:sz="0" w:space="0" w:color="auto"/>
      </w:divBdr>
    </w:div>
    <w:div w:id="2133591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cms.gov1.qualtrics.com/jfe/form/SV_8jqSX0YFO2SU5Yq" TargetMode="Externa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cms.gov1.qualtrics.com/jfe/form/SV_eOPlHDUYY55jC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0F711-D0C1-4FCA-A6B9-30C25BD4F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3308</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Fastman, Brandon</cp:lastModifiedBy>
  <cp:revision>2</cp:revision>
  <dcterms:created xsi:type="dcterms:W3CDTF">2022-03-21T21:02:00Z</dcterms:created>
  <dcterms:modified xsi:type="dcterms:W3CDTF">2022-03-21T21:02:00Z</dcterms:modified>
</cp:coreProperties>
</file>